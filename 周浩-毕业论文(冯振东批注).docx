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5814"/>
        <w:gridCol w:w="2907"/>
      </w:tblGrid>
      <w:tr w:rsidR="0060263F" w14:paraId="3392AD78" w14:textId="77777777">
        <w:tc>
          <w:tcPr>
            <w:tcW w:w="5814" w:type="dxa"/>
          </w:tcPr>
          <w:p w14:paraId="12128F23" w14:textId="77777777" w:rsidR="0060263F" w:rsidRDefault="00E81179">
            <w:pPr>
              <w:rPr>
                <w:rFonts w:ascii="Times New Roman" w:hAnsi="Times New Roman" w:cs="Times New Roman"/>
                <w:bCs/>
                <w:sz w:val="28"/>
              </w:rPr>
            </w:pPr>
            <w:r>
              <w:rPr>
                <w:rFonts w:ascii="Times New Roman" w:hAnsi="Times New Roman" w:cs="Times New Roman"/>
                <w:bCs/>
                <w:sz w:val="28"/>
              </w:rPr>
              <w:t>分类号</w:t>
            </w:r>
            <w:r>
              <w:rPr>
                <w:rFonts w:ascii="Times New Roman" w:hAnsi="Times New Roman" w:cs="Times New Roman"/>
                <w:bCs/>
                <w:sz w:val="28"/>
              </w:rPr>
              <w:t>: T</w:t>
            </w:r>
            <w:r>
              <w:rPr>
                <w:rFonts w:ascii="Times New Roman" w:hAnsi="Times New Roman" w:cs="Times New Roman" w:hint="eastAsia"/>
                <w:bCs/>
                <w:sz w:val="28"/>
              </w:rPr>
              <w:t>L53</w:t>
            </w:r>
          </w:p>
        </w:tc>
        <w:tc>
          <w:tcPr>
            <w:tcW w:w="2907" w:type="dxa"/>
            <w:vMerge w:val="restart"/>
          </w:tcPr>
          <w:p w14:paraId="6D09FF43" w14:textId="77777777" w:rsidR="0060263F" w:rsidRDefault="00E81179">
            <w:pPr>
              <w:jc w:val="right"/>
              <w:rPr>
                <w:rFonts w:ascii="Times New Roman" w:hAnsi="Times New Roman" w:cs="Times New Roman"/>
                <w:bCs/>
                <w:sz w:val="28"/>
              </w:rPr>
            </w:pPr>
            <w:r>
              <w:rPr>
                <w:rFonts w:ascii="Times New Roman" w:hAnsi="Times New Roman" w:cs="Times New Roman"/>
                <w:noProof/>
                <w:sz w:val="18"/>
              </w:rPr>
              <w:drawing>
                <wp:inline distT="0" distB="0" distL="0" distR="0" wp14:anchorId="3A012220" wp14:editId="5886ED68">
                  <wp:extent cx="651510" cy="651510"/>
                  <wp:effectExtent l="0" t="0" r="15240" b="15240"/>
                  <wp:docPr id="3" name="图片 3"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60263F" w14:paraId="5670BAE4" w14:textId="77777777">
        <w:trPr>
          <w:trHeight w:val="311"/>
        </w:trPr>
        <w:tc>
          <w:tcPr>
            <w:tcW w:w="5814" w:type="dxa"/>
          </w:tcPr>
          <w:p w14:paraId="1D159F73" w14:textId="77777777" w:rsidR="0060263F" w:rsidRDefault="00E81179">
            <w:pPr>
              <w:rPr>
                <w:rFonts w:ascii="Times New Roman" w:hAnsi="Times New Roman" w:cs="Times New Roman"/>
                <w:bCs/>
                <w:sz w:val="28"/>
              </w:rPr>
            </w:pPr>
            <w:r>
              <w:rPr>
                <w:rFonts w:ascii="Times New Roman" w:hAnsi="Times New Roman" w:cs="Times New Roman"/>
                <w:bCs/>
                <w:sz w:val="28"/>
              </w:rPr>
              <w:t>10710</w:t>
            </w:r>
            <w:r>
              <w:rPr>
                <w:rFonts w:ascii="Times New Roman" w:hAnsi="Times New Roman" w:cs="Times New Roman"/>
                <w:sz w:val="28"/>
              </w:rPr>
              <w:t>-</w:t>
            </w:r>
            <w:r>
              <w:rPr>
                <w:rFonts w:ascii="Times New Roman" w:hAnsi="Times New Roman" w:cs="Times New Roman" w:hint="eastAsia"/>
                <w:sz w:val="28"/>
              </w:rPr>
              <w:t>2017125064</w:t>
            </w:r>
          </w:p>
        </w:tc>
        <w:tc>
          <w:tcPr>
            <w:tcW w:w="2907" w:type="dxa"/>
            <w:vMerge/>
          </w:tcPr>
          <w:p w14:paraId="6192C3DC" w14:textId="77777777" w:rsidR="0060263F" w:rsidRDefault="0060263F">
            <w:pPr>
              <w:rPr>
                <w:rFonts w:ascii="Times New Roman" w:hAnsi="Times New Roman" w:cs="Times New Roman"/>
                <w:bCs/>
                <w:sz w:val="28"/>
              </w:rPr>
            </w:pPr>
          </w:p>
        </w:tc>
      </w:tr>
    </w:tbl>
    <w:p w14:paraId="3DBEB337" w14:textId="77777777" w:rsidR="0060263F" w:rsidRDefault="0060263F">
      <w:pPr>
        <w:spacing w:before="50" w:after="50"/>
        <w:rPr>
          <w:rFonts w:ascii="Times New Roman" w:hAnsi="Times New Roman" w:cs="Times New Roman"/>
          <w:color w:val="000000"/>
        </w:rPr>
      </w:pPr>
    </w:p>
    <w:p w14:paraId="57EE1E85" w14:textId="77777777" w:rsidR="0060263F" w:rsidRDefault="0060263F">
      <w:pPr>
        <w:rPr>
          <w:rFonts w:ascii="Times New Roman" w:hAnsi="Times New Roman" w:cs="Times New Roman"/>
          <w:bCs/>
          <w:sz w:val="28"/>
        </w:rPr>
      </w:pPr>
    </w:p>
    <w:p w14:paraId="6515B07A" w14:textId="77777777" w:rsidR="0060263F" w:rsidRDefault="00E81179">
      <w:pPr>
        <w:jc w:val="center"/>
        <w:rPr>
          <w:rFonts w:ascii="Times New Roman" w:hAnsi="Times New Roman" w:cs="Times New Roman"/>
          <w:sz w:val="11"/>
        </w:rPr>
      </w:pPr>
      <w:r>
        <w:rPr>
          <w:rFonts w:ascii="Times New Roman" w:hAnsi="Times New Roman" w:cs="Times New Roman"/>
          <w:noProof/>
        </w:rPr>
        <w:drawing>
          <wp:inline distT="0" distB="0" distL="0" distR="0" wp14:anchorId="4B4E8912" wp14:editId="1EED4CA9">
            <wp:extent cx="1953895" cy="763270"/>
            <wp:effectExtent l="0" t="0" r="8255" b="17780"/>
            <wp:docPr id="467" name="图片 467"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xm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14:paraId="0C202233" w14:textId="77777777" w:rsidR="0060263F" w:rsidRDefault="00E81179">
      <w:pPr>
        <w:jc w:val="center"/>
        <w:rPr>
          <w:rFonts w:ascii="Times New Roman" w:eastAsia="华文中宋" w:hAnsi="Times New Roman" w:cs="Times New Roman"/>
          <w:sz w:val="90"/>
          <w:szCs w:val="90"/>
        </w:rPr>
      </w:pPr>
      <w:r>
        <w:rPr>
          <w:rFonts w:ascii="Times New Roman" w:eastAsia="华文中宋" w:hAnsi="Times New Roman" w:cs="Times New Roman" w:hint="eastAsia"/>
          <w:bCs/>
          <w:w w:val="80"/>
          <w:sz w:val="90"/>
          <w:szCs w:val="90"/>
        </w:rPr>
        <w:t>专业</w:t>
      </w:r>
      <w:r>
        <w:rPr>
          <w:rFonts w:ascii="Times New Roman" w:eastAsia="华文中宋" w:hAnsi="Times New Roman" w:cs="Times New Roman"/>
          <w:bCs/>
          <w:w w:val="80"/>
          <w:sz w:val="90"/>
          <w:szCs w:val="90"/>
        </w:rPr>
        <w:t>硕士学位论文</w:t>
      </w:r>
    </w:p>
    <w:p w14:paraId="47CCA4E4" w14:textId="77777777" w:rsidR="0060263F" w:rsidRDefault="0060263F">
      <w:pPr>
        <w:jc w:val="center"/>
        <w:rPr>
          <w:rFonts w:ascii="Times New Roman" w:eastAsia="黑体" w:hAnsi="Times New Roman" w:cs="Times New Roman"/>
          <w:w w:val="70"/>
          <w:sz w:val="44"/>
          <w:u w:val="single"/>
        </w:rPr>
      </w:pPr>
    </w:p>
    <w:p w14:paraId="10DE98AC" w14:textId="77777777" w:rsidR="0060263F" w:rsidRDefault="00E81179">
      <w:pPr>
        <w:widowControl/>
        <w:jc w:val="center"/>
        <w:rPr>
          <w:rFonts w:ascii="Times New Roman" w:hAnsi="Times New Roman" w:cs="Times New Roman"/>
          <w:sz w:val="44"/>
          <w:szCs w:val="44"/>
        </w:rPr>
      </w:pPr>
      <w:commentRangeStart w:id="0"/>
      <w:r>
        <w:rPr>
          <w:rFonts w:ascii="Times New Roman" w:hAnsi="Times New Roman" w:cs="Times New Roman"/>
          <w:sz w:val="44"/>
          <w:szCs w:val="44"/>
        </w:rPr>
        <w:t>基于</w:t>
      </w:r>
      <w:r>
        <w:rPr>
          <w:rFonts w:ascii="Times New Roman" w:hAnsi="Times New Roman" w:cs="Times New Roman" w:hint="eastAsia"/>
          <w:sz w:val="44"/>
          <w:szCs w:val="44"/>
        </w:rPr>
        <w:t>测功机的永磁同步电机温度补偿系统设计</w:t>
      </w:r>
      <w:commentRangeEnd w:id="0"/>
      <w:r w:rsidR="002C3CF0">
        <w:rPr>
          <w:rStyle w:val="af5"/>
        </w:rPr>
        <w:commentReference w:id="0"/>
      </w:r>
    </w:p>
    <w:p w14:paraId="4693A9CB" w14:textId="77777777" w:rsidR="0060263F" w:rsidRDefault="0060263F">
      <w:pPr>
        <w:jc w:val="center"/>
        <w:rPr>
          <w:rFonts w:ascii="Times New Roman" w:hAnsi="Times New Roman" w:cs="Times New Roman"/>
          <w:sz w:val="28"/>
          <w:szCs w:val="28"/>
        </w:rPr>
      </w:pPr>
    </w:p>
    <w:p w14:paraId="29E5AA23" w14:textId="77777777" w:rsidR="0060263F" w:rsidRDefault="00E81179">
      <w:pPr>
        <w:jc w:val="center"/>
        <w:rPr>
          <w:rFonts w:ascii="Times New Roman" w:hAnsi="Times New Roman" w:cs="Times New Roman"/>
          <w:sz w:val="28"/>
          <w:szCs w:val="28"/>
        </w:rPr>
      </w:pPr>
      <w:r>
        <w:rPr>
          <w:rFonts w:ascii="Times New Roman" w:hAnsi="Times New Roman" w:cs="Times New Roman" w:hint="eastAsia"/>
          <w:sz w:val="28"/>
          <w:szCs w:val="28"/>
        </w:rPr>
        <w:t>周浩</w:t>
      </w:r>
    </w:p>
    <w:p w14:paraId="6ABCCEF0" w14:textId="77777777" w:rsidR="0060263F" w:rsidRDefault="0060263F">
      <w:pPr>
        <w:jc w:val="center"/>
        <w:rPr>
          <w:rFonts w:ascii="Times New Roman" w:eastAsia="华文行楷" w:hAnsi="Times New Roman" w:cs="Times New Roman"/>
          <w:sz w:val="36"/>
        </w:rPr>
      </w:pPr>
    </w:p>
    <w:p w14:paraId="685BBF4D" w14:textId="77777777" w:rsidR="0060263F" w:rsidRDefault="0060263F">
      <w:pPr>
        <w:jc w:val="center"/>
        <w:rPr>
          <w:rFonts w:ascii="Times New Roman" w:eastAsia="华文行楷" w:hAnsi="Times New Roman" w:cs="Times New Roman"/>
          <w:sz w:val="36"/>
        </w:rPr>
      </w:pPr>
    </w:p>
    <w:p w14:paraId="22C6DF51" w14:textId="77777777" w:rsidR="0060263F" w:rsidRDefault="0060263F">
      <w:pPr>
        <w:jc w:val="center"/>
        <w:rPr>
          <w:rFonts w:ascii="Times New Roman" w:eastAsia="华文行楷" w:hAnsi="Times New Roman" w:cs="Times New Roman"/>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918"/>
        <w:gridCol w:w="1890"/>
        <w:gridCol w:w="2730"/>
      </w:tblGrid>
      <w:tr w:rsidR="0060263F" w14:paraId="234C0FF8" w14:textId="77777777">
        <w:trPr>
          <w:jc w:val="center"/>
        </w:trPr>
        <w:tc>
          <w:tcPr>
            <w:tcW w:w="2072" w:type="dxa"/>
            <w:tcBorders>
              <w:top w:val="nil"/>
              <w:left w:val="nil"/>
              <w:bottom w:val="nil"/>
              <w:right w:val="nil"/>
            </w:tcBorders>
          </w:tcPr>
          <w:p w14:paraId="4271E0F2" w14:textId="77777777"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导师姓名职称</w:t>
            </w:r>
          </w:p>
        </w:tc>
        <w:tc>
          <w:tcPr>
            <w:tcW w:w="6538" w:type="dxa"/>
            <w:gridSpan w:val="3"/>
            <w:tcBorders>
              <w:top w:val="nil"/>
              <w:left w:val="nil"/>
              <w:bottom w:val="single" w:sz="4" w:space="0" w:color="auto"/>
              <w:right w:val="nil"/>
            </w:tcBorders>
          </w:tcPr>
          <w:p w14:paraId="25CF786F" w14:textId="77777777" w:rsidR="0060263F" w:rsidRDefault="00E81179">
            <w:pPr>
              <w:ind w:firstLineChars="500" w:firstLine="1400"/>
              <w:rPr>
                <w:rFonts w:ascii="Times New Roman" w:hAnsi="Times New Roman" w:cs="Times New Roman"/>
                <w:sz w:val="28"/>
                <w:szCs w:val="28"/>
              </w:rPr>
            </w:pPr>
            <w:r>
              <w:rPr>
                <w:rFonts w:ascii="Times New Roman" w:hAnsi="Times New Roman" w:cs="Times New Roman"/>
                <w:sz w:val="28"/>
                <w:szCs w:val="28"/>
              </w:rPr>
              <w:t>张力平</w:t>
            </w:r>
            <w:r>
              <w:rPr>
                <w:rFonts w:ascii="Times New Roman" w:hAnsi="Times New Roman" w:cs="Times New Roman"/>
                <w:sz w:val="28"/>
                <w:szCs w:val="28"/>
              </w:rPr>
              <w:t xml:space="preserve">  </w:t>
            </w:r>
            <w:r>
              <w:rPr>
                <w:rFonts w:ascii="Times New Roman" w:hAnsi="Times New Roman" w:cs="Times New Roman"/>
                <w:sz w:val="28"/>
                <w:szCs w:val="28"/>
              </w:rPr>
              <w:t>副教授</w:t>
            </w:r>
          </w:p>
        </w:tc>
      </w:tr>
      <w:tr w:rsidR="0060263F" w14:paraId="73EB17B2" w14:textId="77777777">
        <w:trPr>
          <w:jc w:val="center"/>
        </w:trPr>
        <w:tc>
          <w:tcPr>
            <w:tcW w:w="2072" w:type="dxa"/>
            <w:tcBorders>
              <w:top w:val="nil"/>
              <w:left w:val="nil"/>
              <w:bottom w:val="nil"/>
              <w:right w:val="nil"/>
            </w:tcBorders>
          </w:tcPr>
          <w:p w14:paraId="380D682C" w14:textId="77777777" w:rsidR="0060263F" w:rsidRDefault="00E81179">
            <w:pPr>
              <w:jc w:val="center"/>
              <w:rPr>
                <w:rFonts w:ascii="Times New Roman" w:eastAsia="华文行楷" w:hAnsi="Times New Roman" w:cs="Times New Roman"/>
                <w:sz w:val="36"/>
              </w:rPr>
            </w:pPr>
            <w:r>
              <w:rPr>
                <w:rFonts w:ascii="Times New Roman" w:hAnsi="Times New Roman" w:cs="Times New Roman"/>
                <w:bCs/>
                <w:sz w:val="28"/>
              </w:rPr>
              <w:t>申请学位</w:t>
            </w:r>
            <w:r>
              <w:rPr>
                <w:rFonts w:ascii="Times New Roman" w:hAnsi="Times New Roman" w:cs="Times New Roman" w:hint="eastAsia"/>
                <w:bCs/>
                <w:sz w:val="28"/>
              </w:rPr>
              <w:t>类</w:t>
            </w:r>
            <w:r>
              <w:rPr>
                <w:rFonts w:ascii="Times New Roman" w:hAnsi="Times New Roman" w:cs="Times New Roman"/>
                <w:bCs/>
                <w:sz w:val="28"/>
              </w:rPr>
              <w:t>别</w:t>
            </w:r>
          </w:p>
        </w:tc>
        <w:tc>
          <w:tcPr>
            <w:tcW w:w="1918" w:type="dxa"/>
            <w:tcBorders>
              <w:top w:val="single" w:sz="4" w:space="0" w:color="auto"/>
              <w:left w:val="nil"/>
              <w:bottom w:val="single" w:sz="4" w:space="0" w:color="auto"/>
              <w:right w:val="nil"/>
            </w:tcBorders>
          </w:tcPr>
          <w:p w14:paraId="756239F8" w14:textId="77777777" w:rsidR="0060263F" w:rsidRDefault="00E81179">
            <w:pPr>
              <w:jc w:val="center"/>
              <w:rPr>
                <w:rFonts w:ascii="Times New Roman" w:hAnsi="Times New Roman" w:cs="Times New Roman"/>
                <w:sz w:val="28"/>
                <w:szCs w:val="28"/>
              </w:rPr>
            </w:pPr>
            <w:r>
              <w:rPr>
                <w:rFonts w:ascii="Times New Roman" w:hAnsi="Times New Roman" w:cs="Times New Roman"/>
                <w:sz w:val="28"/>
                <w:szCs w:val="28"/>
              </w:rPr>
              <w:t>工程硕士</w:t>
            </w:r>
          </w:p>
        </w:tc>
        <w:tc>
          <w:tcPr>
            <w:tcW w:w="1890" w:type="dxa"/>
            <w:tcBorders>
              <w:top w:val="single" w:sz="4" w:space="0" w:color="auto"/>
              <w:left w:val="nil"/>
              <w:bottom w:val="nil"/>
              <w:right w:val="nil"/>
            </w:tcBorders>
          </w:tcPr>
          <w:p w14:paraId="5456E511" w14:textId="77777777" w:rsidR="0060263F" w:rsidRDefault="00E81179">
            <w:pPr>
              <w:ind w:leftChars="-51" w:left="-16" w:hangingChars="38" w:hanging="91"/>
              <w:jc w:val="center"/>
              <w:rPr>
                <w:rFonts w:ascii="Times New Roman" w:hAnsi="Times New Roman" w:cs="Times New Roman"/>
                <w:bCs/>
                <w:sz w:val="24"/>
                <w:szCs w:val="24"/>
              </w:rPr>
            </w:pPr>
            <w:r>
              <w:rPr>
                <w:rFonts w:ascii="Times New Roman" w:hAnsi="Times New Roman" w:cs="Times New Roman" w:hint="eastAsia"/>
                <w:bCs/>
                <w:sz w:val="24"/>
                <w:szCs w:val="24"/>
              </w:rPr>
              <w:t>专业学位类别</w:t>
            </w:r>
          </w:p>
          <w:p w14:paraId="249E8E53" w14:textId="77777777" w:rsidR="0060263F" w:rsidRDefault="00E81179">
            <w:pPr>
              <w:ind w:leftChars="-51" w:left="-16" w:hangingChars="38" w:hanging="91"/>
              <w:jc w:val="center"/>
              <w:rPr>
                <w:rFonts w:ascii="Times New Roman" w:eastAsia="华文行楷" w:hAnsi="Times New Roman" w:cs="Times New Roman"/>
                <w:sz w:val="36"/>
              </w:rPr>
            </w:pPr>
            <w:r>
              <w:rPr>
                <w:rFonts w:ascii="Times New Roman" w:hAnsi="Times New Roman" w:cs="Times New Roman" w:hint="eastAsia"/>
                <w:bCs/>
                <w:sz w:val="24"/>
                <w:szCs w:val="24"/>
              </w:rPr>
              <w:t>及领域名称</w:t>
            </w:r>
          </w:p>
        </w:tc>
        <w:tc>
          <w:tcPr>
            <w:tcW w:w="2730" w:type="dxa"/>
            <w:tcBorders>
              <w:top w:val="single" w:sz="4" w:space="0" w:color="auto"/>
              <w:left w:val="nil"/>
              <w:bottom w:val="single" w:sz="4" w:space="0" w:color="auto"/>
              <w:right w:val="nil"/>
            </w:tcBorders>
            <w:vAlign w:val="center"/>
          </w:tcPr>
          <w:p w14:paraId="71C6D520" w14:textId="77777777" w:rsidR="0060263F" w:rsidRDefault="00E81179">
            <w:pPr>
              <w:jc w:val="center"/>
              <w:rPr>
                <w:rFonts w:ascii="Times New Roman" w:hAnsi="Times New Roman" w:cs="Times New Roman"/>
              </w:rPr>
            </w:pPr>
            <w:r>
              <w:rPr>
                <w:rFonts w:ascii="Times New Roman" w:hAnsi="Times New Roman" w:cs="Times New Roman"/>
                <w:sz w:val="28"/>
                <w:szCs w:val="28"/>
              </w:rPr>
              <w:t>机械工程</w:t>
            </w:r>
          </w:p>
        </w:tc>
      </w:tr>
      <w:tr w:rsidR="0060263F" w14:paraId="785F9939" w14:textId="77777777">
        <w:trPr>
          <w:jc w:val="center"/>
        </w:trPr>
        <w:tc>
          <w:tcPr>
            <w:tcW w:w="2072" w:type="dxa"/>
            <w:tcBorders>
              <w:top w:val="nil"/>
              <w:left w:val="nil"/>
              <w:bottom w:val="nil"/>
              <w:right w:val="nil"/>
            </w:tcBorders>
          </w:tcPr>
          <w:p w14:paraId="1CF8F73C" w14:textId="77777777" w:rsidR="0060263F" w:rsidRDefault="00E81179">
            <w:pPr>
              <w:jc w:val="center"/>
              <w:rPr>
                <w:rFonts w:ascii="Times New Roman" w:eastAsia="华文行楷" w:hAnsi="Times New Roman" w:cs="Times New Roman"/>
                <w:sz w:val="36"/>
              </w:rPr>
            </w:pPr>
            <w:r>
              <w:rPr>
                <w:rFonts w:ascii="Times New Roman" w:hAnsi="Times New Roman" w:cs="Times New Roman"/>
                <w:bCs/>
                <w:sz w:val="28"/>
              </w:rPr>
              <w:t>论文提交日期</w:t>
            </w:r>
          </w:p>
        </w:tc>
        <w:tc>
          <w:tcPr>
            <w:tcW w:w="1918" w:type="dxa"/>
            <w:tcBorders>
              <w:top w:val="single" w:sz="4" w:space="0" w:color="auto"/>
              <w:left w:val="nil"/>
              <w:bottom w:val="single" w:sz="4" w:space="0" w:color="auto"/>
              <w:right w:val="nil"/>
            </w:tcBorders>
          </w:tcPr>
          <w:p w14:paraId="16317E1C" w14:textId="77777777" w:rsidR="0060263F" w:rsidRDefault="00E81179">
            <w:pPr>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c>
          <w:tcPr>
            <w:tcW w:w="1890" w:type="dxa"/>
            <w:tcBorders>
              <w:top w:val="nil"/>
              <w:left w:val="nil"/>
              <w:bottom w:val="nil"/>
              <w:right w:val="nil"/>
            </w:tcBorders>
          </w:tcPr>
          <w:p w14:paraId="03BFAC53" w14:textId="77777777" w:rsidR="0060263F" w:rsidRDefault="00E81179">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论文答辩日期</w:t>
            </w:r>
          </w:p>
        </w:tc>
        <w:tc>
          <w:tcPr>
            <w:tcW w:w="2730" w:type="dxa"/>
            <w:tcBorders>
              <w:top w:val="single" w:sz="4" w:space="0" w:color="auto"/>
              <w:left w:val="nil"/>
              <w:bottom w:val="single" w:sz="4" w:space="0" w:color="auto"/>
              <w:right w:val="nil"/>
            </w:tcBorders>
          </w:tcPr>
          <w:p w14:paraId="6B42AFCF" w14:textId="77777777" w:rsidR="0060263F" w:rsidRDefault="00E81179">
            <w:pPr>
              <w:ind w:right="420"/>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r>
      <w:tr w:rsidR="0060263F" w14:paraId="50D7D37E" w14:textId="77777777">
        <w:trPr>
          <w:jc w:val="center"/>
        </w:trPr>
        <w:tc>
          <w:tcPr>
            <w:tcW w:w="2072" w:type="dxa"/>
            <w:tcBorders>
              <w:top w:val="nil"/>
              <w:left w:val="nil"/>
              <w:bottom w:val="nil"/>
              <w:right w:val="nil"/>
            </w:tcBorders>
          </w:tcPr>
          <w:p w14:paraId="068617D2" w14:textId="77777777"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学位授予单位</w:t>
            </w:r>
          </w:p>
        </w:tc>
        <w:tc>
          <w:tcPr>
            <w:tcW w:w="6538" w:type="dxa"/>
            <w:gridSpan w:val="3"/>
            <w:tcBorders>
              <w:top w:val="nil"/>
              <w:left w:val="nil"/>
              <w:bottom w:val="single" w:sz="4" w:space="0" w:color="auto"/>
              <w:right w:val="nil"/>
            </w:tcBorders>
          </w:tcPr>
          <w:p w14:paraId="614C8D5B" w14:textId="77777777" w:rsidR="0060263F" w:rsidRDefault="00E81179">
            <w:pPr>
              <w:jc w:val="center"/>
              <w:rPr>
                <w:rFonts w:ascii="Times New Roman" w:hAnsi="Times New Roman" w:cs="Times New Roman"/>
                <w:sz w:val="28"/>
                <w:szCs w:val="28"/>
              </w:rPr>
            </w:pPr>
            <w:r>
              <w:rPr>
                <w:rFonts w:ascii="Times New Roman" w:hAnsi="Times New Roman" w:cs="Times New Roman"/>
                <w:sz w:val="28"/>
                <w:szCs w:val="28"/>
              </w:rPr>
              <w:t>长安大学</w:t>
            </w:r>
          </w:p>
        </w:tc>
      </w:tr>
    </w:tbl>
    <w:p w14:paraId="02D97726" w14:textId="77777777" w:rsidR="0060263F" w:rsidRDefault="0060263F">
      <w:pPr>
        <w:rPr>
          <w:rFonts w:ascii="Times New Roman" w:eastAsia="华文行楷" w:hAnsi="Times New Roman" w:cs="Times New Roman"/>
          <w:sz w:val="36"/>
        </w:rPr>
      </w:pPr>
    </w:p>
    <w:p w14:paraId="6BBC8F45" w14:textId="77777777" w:rsidR="0060263F" w:rsidRDefault="0060263F">
      <w:pPr>
        <w:widowControl/>
        <w:jc w:val="left"/>
        <w:rPr>
          <w:rFonts w:ascii="Times New Roman" w:eastAsia="宋体" w:hAnsi="Times New Roman" w:cs="Times New Roman"/>
          <w:b/>
          <w:color w:val="000000"/>
          <w:sz w:val="36"/>
          <w:szCs w:val="36"/>
        </w:rPr>
      </w:pPr>
    </w:p>
    <w:p w14:paraId="3BD13930" w14:textId="77777777" w:rsidR="0060263F" w:rsidRDefault="0060263F">
      <w:pPr>
        <w:widowControl/>
        <w:jc w:val="left"/>
        <w:rPr>
          <w:rFonts w:ascii="Times New Roman" w:eastAsia="宋体" w:hAnsi="Times New Roman" w:cs="Times New Roman"/>
          <w:b/>
          <w:color w:val="000000"/>
          <w:sz w:val="36"/>
          <w:szCs w:val="36"/>
        </w:rPr>
        <w:sectPr w:rsidR="0060263F">
          <w:headerReference w:type="even" r:id="rId13"/>
          <w:footerReference w:type="even" r:id="rId14"/>
          <w:pgSz w:w="11906" w:h="16838"/>
          <w:pgMar w:top="1418" w:right="1134" w:bottom="1418" w:left="1701" w:header="851" w:footer="992" w:gutter="0"/>
          <w:pgNumType w:fmt="upperRoman"/>
          <w:cols w:space="425"/>
          <w:docGrid w:type="linesAndChars" w:linePitch="312"/>
        </w:sectPr>
      </w:pPr>
    </w:p>
    <w:p w14:paraId="648BBF3A" w14:textId="77777777" w:rsidR="0060263F" w:rsidRDefault="0060263F">
      <w:pPr>
        <w:widowControl/>
        <w:jc w:val="left"/>
        <w:rPr>
          <w:rFonts w:ascii="Times New Roman" w:eastAsia="宋体" w:hAnsi="Times New Roman" w:cs="Times New Roman"/>
          <w:b/>
          <w:color w:val="000000"/>
          <w:sz w:val="36"/>
          <w:szCs w:val="36"/>
        </w:rPr>
      </w:pPr>
    </w:p>
    <w:p w14:paraId="6033F746" w14:textId="77777777" w:rsidR="0060263F" w:rsidRDefault="0060263F">
      <w:pPr>
        <w:jc w:val="center"/>
        <w:rPr>
          <w:rFonts w:ascii="Times New Roman" w:eastAsia="宋体" w:hAnsi="Times New Roman" w:cs="Times New Roman"/>
          <w:b/>
          <w:color w:val="000000"/>
          <w:sz w:val="36"/>
          <w:szCs w:val="36"/>
        </w:rPr>
      </w:pPr>
    </w:p>
    <w:p w14:paraId="44A22527" w14:textId="77777777" w:rsidR="0060263F" w:rsidRDefault="00E81179">
      <w:pPr>
        <w:jc w:val="center"/>
        <w:rPr>
          <w:rFonts w:ascii="Times New Roman" w:eastAsia="宋体" w:hAnsi="Times New Roman" w:cs="Times New Roman"/>
          <w:b/>
          <w:color w:val="000000"/>
          <w:sz w:val="36"/>
          <w:szCs w:val="36"/>
        </w:rPr>
      </w:pPr>
      <w:r>
        <w:rPr>
          <w:rFonts w:ascii="Times New Roman" w:eastAsia="宋体" w:hAnsi="Times New Roman" w:cs="Times New Roman"/>
          <w:b/>
          <w:color w:val="000000"/>
          <w:sz w:val="36"/>
          <w:szCs w:val="36"/>
        </w:rPr>
        <w:t>Design of Low-level Control System of Superconducting Accelerator Based on FPGA</w:t>
      </w:r>
    </w:p>
    <w:p w14:paraId="1B781227" w14:textId="77777777" w:rsidR="0060263F" w:rsidRDefault="0060263F">
      <w:pPr>
        <w:spacing w:before="50" w:after="50" w:line="360" w:lineRule="auto"/>
        <w:rPr>
          <w:rFonts w:ascii="Times New Roman" w:hAnsi="Times New Roman" w:cs="Times New Roman"/>
          <w:color w:val="000000"/>
        </w:rPr>
      </w:pPr>
    </w:p>
    <w:p w14:paraId="685D127F" w14:textId="77777777" w:rsidR="0060263F" w:rsidRDefault="0060263F">
      <w:pPr>
        <w:spacing w:before="50" w:after="50" w:line="360" w:lineRule="auto"/>
        <w:rPr>
          <w:rFonts w:ascii="Times New Roman" w:hAnsi="Times New Roman" w:cs="Times New Roman"/>
          <w:color w:val="000000"/>
        </w:rPr>
      </w:pPr>
    </w:p>
    <w:p w14:paraId="559B720B" w14:textId="77777777" w:rsidR="0060263F" w:rsidRDefault="00E81179">
      <w:pPr>
        <w:ind w:firstLine="561"/>
        <w:jc w:val="center"/>
        <w:rPr>
          <w:rFonts w:ascii="Times New Roman" w:hAnsi="Times New Roman" w:cs="Times New Roman"/>
          <w:color w:val="000000"/>
          <w:sz w:val="28"/>
          <w:szCs w:val="28"/>
        </w:rPr>
      </w:pPr>
      <w:bookmarkStart w:id="1" w:name="_Toc483248630"/>
      <w:r>
        <w:rPr>
          <w:rFonts w:ascii="Times New Roman" w:eastAsia="宋体" w:hAnsi="Times New Roman" w:cs="Times New Roman"/>
          <w:color w:val="000000"/>
          <w:sz w:val="28"/>
          <w:szCs w:val="28"/>
        </w:rPr>
        <w:t>A Dissertation Submitted for the Degree of Master</w:t>
      </w:r>
      <w:bookmarkEnd w:id="1"/>
    </w:p>
    <w:p w14:paraId="4772FD04" w14:textId="77777777" w:rsidR="0060263F" w:rsidRDefault="0060263F">
      <w:pPr>
        <w:spacing w:before="50" w:after="50" w:line="360" w:lineRule="auto"/>
        <w:rPr>
          <w:rFonts w:ascii="Times New Roman" w:hAnsi="Times New Roman" w:cs="Times New Roman"/>
          <w:color w:val="000000"/>
        </w:rPr>
      </w:pPr>
    </w:p>
    <w:p w14:paraId="2161674F" w14:textId="77777777" w:rsidR="0060263F" w:rsidRDefault="0060263F">
      <w:pPr>
        <w:spacing w:before="50" w:after="50" w:line="360" w:lineRule="auto"/>
        <w:rPr>
          <w:rFonts w:ascii="Times New Roman" w:hAnsi="Times New Roman" w:cs="Times New Roman"/>
          <w:color w:val="000000"/>
        </w:rPr>
      </w:pPr>
    </w:p>
    <w:p w14:paraId="30C507E9" w14:textId="77777777" w:rsidR="0060263F" w:rsidRDefault="0060263F">
      <w:pPr>
        <w:spacing w:before="50" w:after="50" w:line="360" w:lineRule="auto"/>
        <w:rPr>
          <w:rFonts w:ascii="Times New Roman" w:hAnsi="Times New Roman" w:cs="Times New Roman"/>
          <w:color w:val="000000"/>
        </w:rPr>
      </w:pPr>
    </w:p>
    <w:p w14:paraId="11CD30B1" w14:textId="77777777" w:rsidR="0060263F" w:rsidRDefault="0060263F">
      <w:pPr>
        <w:spacing w:before="50" w:after="50" w:line="360" w:lineRule="auto"/>
        <w:rPr>
          <w:rFonts w:ascii="Times New Roman" w:hAnsi="Times New Roman" w:cs="Times New Roman"/>
          <w:color w:val="000000"/>
        </w:rPr>
      </w:pPr>
    </w:p>
    <w:p w14:paraId="07D1AEE0" w14:textId="77777777" w:rsidR="0060263F" w:rsidRDefault="00E81179">
      <w:pPr>
        <w:ind w:leftChars="800" w:left="1680" w:firstLine="602"/>
        <w:rPr>
          <w:rFonts w:ascii="Times New Roman" w:eastAsia="宋体" w:hAnsi="Times New Roman" w:cs="Times New Roman"/>
          <w:b/>
          <w:color w:val="000000"/>
          <w:sz w:val="30"/>
          <w:szCs w:val="30"/>
        </w:rPr>
      </w:pPr>
      <w:bookmarkStart w:id="2" w:name="_Toc483248631"/>
      <w:r>
        <w:rPr>
          <w:rFonts w:ascii="Times New Roman" w:eastAsia="宋体" w:hAnsi="Times New Roman" w:cs="Times New Roman"/>
          <w:b/>
          <w:color w:val="000000"/>
          <w:sz w:val="30"/>
          <w:szCs w:val="30"/>
        </w:rPr>
        <w:t>Candidate</w:t>
      </w:r>
      <w:r>
        <w:rPr>
          <w:rFonts w:ascii="Times New Roman" w:eastAsia="宋体" w:hAnsi="Times New Roman" w:cs="Times New Roman"/>
          <w:b/>
          <w:color w:val="000000"/>
          <w:sz w:val="30"/>
          <w:szCs w:val="30"/>
        </w:rPr>
        <w:t>：</w:t>
      </w:r>
      <w:bookmarkEnd w:id="2"/>
      <w:r>
        <w:rPr>
          <w:rFonts w:ascii="Times New Roman" w:eastAsia="宋体" w:hAnsi="Times New Roman" w:cs="Times New Roman"/>
          <w:b/>
          <w:color w:val="000000"/>
          <w:sz w:val="30"/>
          <w:szCs w:val="30"/>
        </w:rPr>
        <w:t>Z</w:t>
      </w:r>
      <w:r>
        <w:rPr>
          <w:rFonts w:ascii="Times New Roman" w:eastAsia="宋体" w:hAnsi="Times New Roman" w:cs="Times New Roman" w:hint="eastAsia"/>
          <w:b/>
          <w:color w:val="000000"/>
          <w:sz w:val="30"/>
          <w:szCs w:val="30"/>
        </w:rPr>
        <w:t>hou Hao</w:t>
      </w:r>
    </w:p>
    <w:p w14:paraId="122E802C" w14:textId="77777777" w:rsidR="0060263F" w:rsidRDefault="0060263F">
      <w:pPr>
        <w:spacing w:before="50" w:after="50" w:line="360" w:lineRule="auto"/>
        <w:ind w:firstLine="2127"/>
        <w:rPr>
          <w:rFonts w:ascii="Times New Roman" w:hAnsi="Times New Roman" w:cs="Times New Roman"/>
          <w:color w:val="000000"/>
        </w:rPr>
      </w:pPr>
    </w:p>
    <w:p w14:paraId="1CF7E5B0" w14:textId="77777777" w:rsidR="0060263F" w:rsidRDefault="00E81179">
      <w:pPr>
        <w:ind w:leftChars="800" w:left="1680" w:firstLine="602"/>
        <w:rPr>
          <w:rFonts w:ascii="Times New Roman" w:eastAsia="宋体" w:hAnsi="Times New Roman" w:cs="Times New Roman"/>
          <w:b/>
          <w:color w:val="000000"/>
          <w:sz w:val="30"/>
          <w:szCs w:val="30"/>
        </w:rPr>
      </w:pPr>
      <w:bookmarkStart w:id="3" w:name="_Toc483248632"/>
      <w:r>
        <w:rPr>
          <w:rFonts w:ascii="Times New Roman" w:eastAsia="宋体" w:hAnsi="Times New Roman" w:cs="Times New Roman"/>
          <w:b/>
          <w:color w:val="000000"/>
          <w:sz w:val="30"/>
          <w:szCs w:val="30"/>
        </w:rPr>
        <w:t>Supervisor</w:t>
      </w:r>
      <w:r>
        <w:rPr>
          <w:rFonts w:ascii="Times New Roman" w:eastAsia="宋体" w:hAnsi="Times New Roman" w:cs="Times New Roman"/>
          <w:b/>
          <w:color w:val="000000"/>
          <w:sz w:val="30"/>
          <w:szCs w:val="30"/>
        </w:rPr>
        <w:t>：</w:t>
      </w:r>
      <w:r>
        <w:rPr>
          <w:rFonts w:ascii="Times New Roman" w:eastAsia="宋体" w:hAnsi="Times New Roman" w:cs="Times New Roman"/>
          <w:b/>
          <w:color w:val="000000"/>
          <w:sz w:val="30"/>
          <w:szCs w:val="30"/>
        </w:rPr>
        <w:t xml:space="preserve">Prof. </w:t>
      </w:r>
      <w:bookmarkEnd w:id="3"/>
      <w:r>
        <w:rPr>
          <w:rFonts w:ascii="Times New Roman" w:eastAsia="宋体" w:hAnsi="Times New Roman" w:cs="Times New Roman"/>
          <w:b/>
          <w:color w:val="000000"/>
          <w:sz w:val="30"/>
          <w:szCs w:val="30"/>
        </w:rPr>
        <w:t>Zhang Liping</w:t>
      </w:r>
    </w:p>
    <w:p w14:paraId="6D335246" w14:textId="77777777" w:rsidR="0060263F" w:rsidRDefault="0060263F">
      <w:pPr>
        <w:spacing w:before="50" w:after="50" w:line="360" w:lineRule="auto"/>
        <w:rPr>
          <w:rFonts w:ascii="Times New Roman" w:hAnsi="Times New Roman" w:cs="Times New Roman"/>
          <w:color w:val="000000"/>
        </w:rPr>
      </w:pPr>
    </w:p>
    <w:p w14:paraId="64E83041" w14:textId="77777777" w:rsidR="0060263F" w:rsidRDefault="0060263F">
      <w:pPr>
        <w:spacing w:before="50" w:after="50" w:line="360" w:lineRule="auto"/>
        <w:rPr>
          <w:rFonts w:ascii="Times New Roman" w:hAnsi="Times New Roman" w:cs="Times New Roman"/>
          <w:color w:val="000000"/>
        </w:rPr>
      </w:pPr>
    </w:p>
    <w:p w14:paraId="3A900BF3" w14:textId="77777777" w:rsidR="0060263F" w:rsidRDefault="0060263F">
      <w:pPr>
        <w:spacing w:before="50" w:after="50" w:line="360" w:lineRule="auto"/>
        <w:rPr>
          <w:rFonts w:ascii="Times New Roman" w:hAnsi="Times New Roman" w:cs="Times New Roman"/>
          <w:color w:val="000000"/>
        </w:rPr>
      </w:pPr>
    </w:p>
    <w:p w14:paraId="4327370E" w14:textId="77777777" w:rsidR="0060263F" w:rsidRDefault="0060263F">
      <w:pPr>
        <w:spacing w:before="50" w:after="50" w:line="360" w:lineRule="auto"/>
        <w:rPr>
          <w:rFonts w:ascii="Times New Roman" w:hAnsi="Times New Roman" w:cs="Times New Roman"/>
          <w:color w:val="000000"/>
        </w:rPr>
      </w:pPr>
    </w:p>
    <w:p w14:paraId="5277DC64" w14:textId="77777777" w:rsidR="0060263F" w:rsidRDefault="0060263F">
      <w:pPr>
        <w:spacing w:before="50" w:after="50" w:line="360" w:lineRule="auto"/>
        <w:rPr>
          <w:rFonts w:ascii="Times New Roman" w:hAnsi="Times New Roman" w:cs="Times New Roman"/>
          <w:color w:val="000000"/>
        </w:rPr>
      </w:pPr>
    </w:p>
    <w:p w14:paraId="5B4ECD08" w14:textId="77777777" w:rsidR="0060263F" w:rsidRDefault="0060263F">
      <w:pPr>
        <w:spacing w:before="50" w:after="50" w:line="360" w:lineRule="auto"/>
        <w:rPr>
          <w:rFonts w:ascii="Times New Roman" w:hAnsi="Times New Roman" w:cs="Times New Roman"/>
          <w:color w:val="000000"/>
        </w:rPr>
      </w:pPr>
    </w:p>
    <w:p w14:paraId="791C8A8A" w14:textId="77777777" w:rsidR="0060263F" w:rsidRDefault="0060263F">
      <w:pPr>
        <w:spacing w:before="50" w:after="50" w:line="360" w:lineRule="auto"/>
        <w:rPr>
          <w:rFonts w:ascii="Times New Roman" w:hAnsi="Times New Roman" w:cs="Times New Roman"/>
          <w:color w:val="000000"/>
        </w:rPr>
      </w:pPr>
    </w:p>
    <w:p w14:paraId="56FBB9C8" w14:textId="77777777" w:rsidR="0060263F" w:rsidRDefault="00E81179">
      <w:pPr>
        <w:jc w:val="center"/>
        <w:rPr>
          <w:rFonts w:ascii="Times New Roman" w:eastAsia="宋体" w:hAnsi="Times New Roman" w:cs="Times New Roman"/>
          <w:color w:val="000000"/>
          <w:sz w:val="30"/>
          <w:szCs w:val="30"/>
        </w:rPr>
      </w:pPr>
      <w:bookmarkStart w:id="4" w:name="_Toc483248633"/>
      <w:r>
        <w:rPr>
          <w:rFonts w:ascii="Times New Roman" w:eastAsia="宋体" w:hAnsi="Times New Roman" w:cs="Times New Roman"/>
          <w:color w:val="000000"/>
          <w:sz w:val="30"/>
          <w:szCs w:val="30"/>
        </w:rPr>
        <w:t>Chang’an University, Xi’an, China</w:t>
      </w:r>
      <w:bookmarkEnd w:id="4"/>
    </w:p>
    <w:p w14:paraId="12130BFE" w14:textId="77777777" w:rsidR="0060263F" w:rsidRDefault="0060263F">
      <w:pPr>
        <w:widowControl/>
        <w:jc w:val="left"/>
        <w:rPr>
          <w:rFonts w:ascii="Times New Roman" w:eastAsia="华文中宋" w:hAnsi="Times New Roman" w:cs="Times New Roman"/>
          <w:sz w:val="36"/>
          <w:szCs w:val="36"/>
        </w:rPr>
      </w:pPr>
    </w:p>
    <w:p w14:paraId="7FBFDD0C" w14:textId="77777777" w:rsidR="0060263F" w:rsidRDefault="0060263F">
      <w:pPr>
        <w:widowControl/>
        <w:jc w:val="left"/>
        <w:rPr>
          <w:rFonts w:ascii="Times New Roman" w:eastAsia="华文中宋" w:hAnsi="Times New Roman" w:cs="Times New Roman"/>
          <w:sz w:val="36"/>
          <w:szCs w:val="36"/>
        </w:rPr>
        <w:sectPr w:rsidR="0060263F">
          <w:type w:val="oddPage"/>
          <w:pgSz w:w="11906" w:h="16838"/>
          <w:pgMar w:top="1418" w:right="1134" w:bottom="1418" w:left="1701" w:header="851" w:footer="992" w:gutter="0"/>
          <w:pgNumType w:fmt="upperRoman"/>
          <w:cols w:space="425"/>
          <w:docGrid w:type="linesAndChars" w:linePitch="312"/>
        </w:sectPr>
      </w:pPr>
    </w:p>
    <w:p w14:paraId="7E900406" w14:textId="77777777" w:rsidR="0060263F" w:rsidRDefault="0060263F">
      <w:pPr>
        <w:widowControl/>
        <w:jc w:val="left"/>
        <w:rPr>
          <w:rFonts w:ascii="Times New Roman" w:eastAsia="华文中宋" w:hAnsi="Times New Roman" w:cs="Times New Roman"/>
          <w:sz w:val="36"/>
          <w:szCs w:val="36"/>
        </w:rPr>
      </w:pPr>
    </w:p>
    <w:p w14:paraId="75F76552" w14:textId="77777777" w:rsidR="0060263F" w:rsidRDefault="00E81179">
      <w:pPr>
        <w:widowControl/>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论文独创性声明</w:t>
      </w:r>
    </w:p>
    <w:p w14:paraId="2EF6E078" w14:textId="77777777" w:rsidR="0060263F" w:rsidRDefault="00E81179">
      <w:pPr>
        <w:ind w:firstLineChars="200" w:firstLine="560"/>
        <w:rPr>
          <w:rFonts w:ascii="Times New Roman" w:hAnsi="Times New Roman" w:cs="Times New Roman"/>
          <w:sz w:val="28"/>
        </w:rPr>
      </w:pPr>
      <w:r>
        <w:rPr>
          <w:rFonts w:ascii="Times New Roman" w:hAnsi="Times New Roman" w:cs="Times New Roman"/>
          <w:sz w:val="28"/>
        </w:rPr>
        <w:t>本人声明：本人所呈交的学位论文是在导师的指导下</w:t>
      </w:r>
      <w:r>
        <w:rPr>
          <w:rFonts w:ascii="Times New Roman" w:hAnsi="Times New Roman" w:cs="Times New Roman"/>
          <w:sz w:val="28"/>
        </w:rPr>
        <w:t>,</w:t>
      </w:r>
      <w:r>
        <w:rPr>
          <w:rFonts w:ascii="Times New Roman"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14:paraId="500E21CD" w14:textId="77777777" w:rsidR="0060263F" w:rsidRDefault="00E81179">
      <w:pPr>
        <w:ind w:firstLineChars="200" w:firstLine="560"/>
        <w:rPr>
          <w:rFonts w:ascii="Times New Roman" w:hAnsi="Times New Roman" w:cs="Times New Roman"/>
          <w:sz w:val="28"/>
        </w:rPr>
      </w:pPr>
      <w:r>
        <w:rPr>
          <w:rFonts w:ascii="Times New Roman" w:hAnsi="Times New Roman" w:cs="Times New Roman"/>
          <w:sz w:val="28"/>
        </w:rPr>
        <w:t>本声明的法律责任由本人承担。</w:t>
      </w:r>
    </w:p>
    <w:p w14:paraId="493396E1" w14:textId="77777777" w:rsidR="0060263F" w:rsidRDefault="0060263F">
      <w:pPr>
        <w:rPr>
          <w:rFonts w:ascii="Times New Roman" w:hAnsi="Times New Roman" w:cs="Times New Roman"/>
          <w:sz w:val="28"/>
        </w:rPr>
      </w:pPr>
    </w:p>
    <w:p w14:paraId="5B3014AC" w14:textId="77777777"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14:paraId="5E95E9A4" w14:textId="77777777" w:rsidR="0060263F" w:rsidRDefault="0060263F">
      <w:pPr>
        <w:rPr>
          <w:rFonts w:ascii="Times New Roman" w:hAnsi="Times New Roman" w:cs="Times New Roman"/>
          <w:sz w:val="28"/>
        </w:rPr>
      </w:pPr>
    </w:p>
    <w:p w14:paraId="38312CA5" w14:textId="77777777" w:rsidR="0060263F" w:rsidRDefault="0060263F">
      <w:pPr>
        <w:rPr>
          <w:rFonts w:ascii="Times New Roman" w:hAnsi="Times New Roman" w:cs="Times New Roman"/>
          <w:sz w:val="28"/>
        </w:rPr>
      </w:pPr>
    </w:p>
    <w:p w14:paraId="518A7747" w14:textId="77777777" w:rsidR="0060263F" w:rsidRDefault="00E81179">
      <w:pPr>
        <w:spacing w:beforeLines="50" w:before="156" w:afterLines="50" w:after="156"/>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14:paraId="480EC79E" w14:textId="77777777" w:rsidR="0060263F" w:rsidRDefault="00E81179">
      <w:pPr>
        <w:ind w:firstLine="570"/>
        <w:rPr>
          <w:rFonts w:ascii="Times New Roman" w:hAnsi="Times New Roman" w:cs="Times New Roman"/>
          <w:sz w:val="28"/>
        </w:rPr>
      </w:pPr>
      <w:r>
        <w:rPr>
          <w:rFonts w:ascii="Times New Roman"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14:paraId="7A0CD6A8" w14:textId="77777777" w:rsidR="0060263F" w:rsidRDefault="00E81179">
      <w:pPr>
        <w:rPr>
          <w:rFonts w:ascii="Times New Roman" w:hAnsi="Times New Roman" w:cs="Times New Roman"/>
          <w:sz w:val="28"/>
        </w:rPr>
      </w:pPr>
      <w:r>
        <w:rPr>
          <w:rFonts w:ascii="Times New Roman" w:hAnsi="Times New Roman" w:cs="Times New Roman"/>
          <w:sz w:val="28"/>
        </w:rPr>
        <w:t>（保密的论文在解密后应遵守此规定）</w:t>
      </w:r>
    </w:p>
    <w:p w14:paraId="5993D833" w14:textId="77777777" w:rsidR="0060263F" w:rsidRDefault="0060263F">
      <w:pPr>
        <w:ind w:firstLine="570"/>
        <w:rPr>
          <w:rFonts w:ascii="Times New Roman" w:hAnsi="Times New Roman" w:cs="Times New Roman"/>
          <w:sz w:val="28"/>
        </w:rPr>
      </w:pPr>
    </w:p>
    <w:p w14:paraId="17DA0F65" w14:textId="77777777"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14:paraId="238D5AA1" w14:textId="77777777" w:rsidR="0060263F" w:rsidRDefault="00E81179" w:rsidP="00767F1F">
      <w:pPr>
        <w:spacing w:beforeLines="100" w:before="312"/>
        <w:ind w:firstLineChars="450" w:firstLine="1260"/>
        <w:rPr>
          <w:rFonts w:ascii="Times New Roman" w:hAnsi="Times New Roman" w:cs="Times New Roman"/>
          <w:sz w:val="28"/>
        </w:rPr>
      </w:pPr>
      <w:r>
        <w:rPr>
          <w:rFonts w:ascii="Times New Roman" w:hAnsi="Times New Roman" w:cs="Times New Roman"/>
          <w:sz w:val="28"/>
        </w:rPr>
        <w:t>导</w:t>
      </w:r>
      <w:r>
        <w:rPr>
          <w:rFonts w:ascii="Times New Roman" w:hAnsi="Times New Roman" w:cs="Times New Roman"/>
          <w:sz w:val="28"/>
        </w:rPr>
        <w:t xml:space="preserve"> </w:t>
      </w:r>
      <w:r>
        <w:rPr>
          <w:rFonts w:ascii="Times New Roman" w:hAnsi="Times New Roman" w:cs="Times New Roman"/>
          <w:sz w:val="28"/>
        </w:rPr>
        <w:t>师</w:t>
      </w:r>
      <w:r>
        <w:rPr>
          <w:rFonts w:ascii="Times New Roman" w:hAnsi="Times New Roman" w:cs="Times New Roman"/>
          <w:sz w:val="28"/>
        </w:rPr>
        <w:t xml:space="preserve"> </w:t>
      </w:r>
      <w:r>
        <w:rPr>
          <w:rFonts w:ascii="Times New Roman" w:hAnsi="Times New Roman" w:cs="Times New Roman"/>
          <w:sz w:val="28"/>
        </w:rPr>
        <w:t>签</w:t>
      </w:r>
      <w:r>
        <w:rPr>
          <w:rFonts w:ascii="Times New Roman" w:hAnsi="Times New Roman" w:cs="Times New Roman"/>
          <w:sz w:val="28"/>
        </w:rPr>
        <w:t xml:space="preserve"> </w:t>
      </w:r>
      <w:r>
        <w:rPr>
          <w:rFonts w:ascii="Times New Roman" w:hAnsi="Times New Roman" w:cs="Times New Roman"/>
          <w:sz w:val="28"/>
        </w:rPr>
        <w:t>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14:paraId="00DA8A2A" w14:textId="77777777" w:rsidR="0060263F" w:rsidRDefault="00E81179" w:rsidP="00244E89">
      <w:pPr>
        <w:pStyle w:val="a9"/>
      </w:pPr>
      <w:bookmarkStart w:id="5" w:name="_Toc34901639"/>
      <w:r>
        <w:rPr>
          <w:rFonts w:hint="eastAsia"/>
        </w:rPr>
        <w:lastRenderedPageBreak/>
        <w:t>摘要</w:t>
      </w:r>
      <w:bookmarkEnd w:id="5"/>
    </w:p>
    <w:p w14:paraId="5AF31F29" w14:textId="77777777" w:rsidR="00F835C9" w:rsidRPr="00A27F18" w:rsidRDefault="00F835C9" w:rsidP="00D85AD2">
      <w:pPr>
        <w:spacing w:line="360" w:lineRule="auto"/>
        <w:ind w:firstLineChars="200" w:firstLine="480"/>
        <w:rPr>
          <w:rFonts w:asciiTheme="minorEastAsia" w:hAnsiTheme="minorEastAsia"/>
          <w:sz w:val="24"/>
          <w:szCs w:val="24"/>
        </w:rPr>
      </w:pPr>
      <w:r w:rsidRPr="00A27F18">
        <w:rPr>
          <w:rFonts w:asciiTheme="minorEastAsia" w:hAnsiTheme="minorEastAsia" w:hint="eastAsia"/>
          <w:sz w:val="24"/>
          <w:szCs w:val="24"/>
        </w:rPr>
        <w:t>近年来，随着半导体以及电力电子技术的快速发展、微控制器芯片以及数字信号处理芯片逐渐趋于大众化、</w:t>
      </w:r>
      <w:commentRangeStart w:id="6"/>
      <w:r w:rsidRPr="00A27F18">
        <w:rPr>
          <w:rFonts w:asciiTheme="minorEastAsia" w:hAnsiTheme="minorEastAsia" w:hint="eastAsia"/>
          <w:sz w:val="24"/>
          <w:szCs w:val="24"/>
        </w:rPr>
        <w:t>汝铁硼</w:t>
      </w:r>
      <w:commentRangeEnd w:id="6"/>
      <w:r w:rsidR="002C3CF0">
        <w:rPr>
          <w:rStyle w:val="af5"/>
        </w:rPr>
        <w:commentReference w:id="6"/>
      </w:r>
      <w:r w:rsidRPr="00A27F18">
        <w:rPr>
          <w:rFonts w:asciiTheme="minorEastAsia" w:hAnsiTheme="minorEastAsia" w:hint="eastAsia"/>
          <w:sz w:val="24"/>
          <w:szCs w:val="24"/>
        </w:rPr>
        <w:t>等新型永磁材料在电机制造技术以及现代控制工程中发挥的作用逐渐增大</w:t>
      </w:r>
      <w:r w:rsidR="00244E89" w:rsidRPr="00A27F18">
        <w:rPr>
          <w:rFonts w:asciiTheme="minorEastAsia" w:hAnsiTheme="minorEastAsia" w:hint="eastAsia"/>
          <w:sz w:val="24"/>
          <w:szCs w:val="24"/>
        </w:rPr>
        <w:t>。</w:t>
      </w:r>
      <w:r w:rsidRPr="00A27F18">
        <w:rPr>
          <w:rFonts w:asciiTheme="minorEastAsia" w:hAnsiTheme="minorEastAsia" w:hint="eastAsia"/>
          <w:sz w:val="24"/>
          <w:szCs w:val="24"/>
        </w:rPr>
        <w:t>永磁同步电机</w:t>
      </w:r>
      <w:r w:rsidR="00A27F18">
        <w:rPr>
          <w:rFonts w:asciiTheme="minorEastAsia" w:hAnsiTheme="minorEastAsia" w:hint="eastAsia"/>
          <w:sz w:val="24"/>
          <w:szCs w:val="24"/>
        </w:rPr>
        <w:t>以及</w:t>
      </w:r>
      <w:r w:rsidR="00244E89" w:rsidRPr="00A27F18">
        <w:rPr>
          <w:rFonts w:asciiTheme="minorEastAsia" w:hAnsiTheme="minorEastAsia" w:hint="eastAsia"/>
          <w:sz w:val="24"/>
          <w:szCs w:val="24"/>
        </w:rPr>
        <w:t>其组成的电机伺服传动系统在工业、农业、航空航天等高新技术领域以及民用行业中发挥着巨大的优势。</w:t>
      </w:r>
    </w:p>
    <w:p w14:paraId="3BFF40B0" w14:textId="77777777" w:rsidR="0060263F" w:rsidRPr="00A27F18" w:rsidRDefault="00244E89" w:rsidP="00A27F18">
      <w:pPr>
        <w:spacing w:line="360" w:lineRule="auto"/>
        <w:rPr>
          <w:rFonts w:asciiTheme="minorEastAsia" w:hAnsiTheme="minorEastAsia"/>
          <w:sz w:val="24"/>
          <w:szCs w:val="24"/>
        </w:rPr>
      </w:pPr>
      <w:r w:rsidRPr="00A27F18">
        <w:rPr>
          <w:rFonts w:asciiTheme="minorEastAsia" w:hAnsiTheme="minorEastAsia" w:hint="eastAsia"/>
          <w:sz w:val="24"/>
          <w:szCs w:val="24"/>
        </w:rPr>
        <w:tab/>
        <w:t>但是，由于永磁同步电机自身结构的原因，其参数容易受到加工</w:t>
      </w:r>
      <w:r w:rsidR="005B65CF" w:rsidRPr="00A27F18">
        <w:rPr>
          <w:rFonts w:asciiTheme="minorEastAsia" w:hAnsiTheme="minorEastAsia" w:hint="eastAsia"/>
          <w:sz w:val="24"/>
          <w:szCs w:val="24"/>
        </w:rPr>
        <w:t>、安装以及电机运行过程中温度变化的影响，尤其是在负载较大时，某些工作条件下电机的散热条件比较差，导致电机温度升高过快，直接影响电机永磁体磁链的大小以及定子绕组阻值，从而导致电机的实际输出转矩</w:t>
      </w:r>
      <w:commentRangeStart w:id="7"/>
      <w:r w:rsidR="005B65CF" w:rsidRPr="00A27F18">
        <w:rPr>
          <w:rFonts w:asciiTheme="minorEastAsia" w:hAnsiTheme="minorEastAsia" w:hint="eastAsia"/>
          <w:sz w:val="24"/>
          <w:szCs w:val="24"/>
        </w:rPr>
        <w:t>发送</w:t>
      </w:r>
      <w:commentRangeEnd w:id="7"/>
      <w:r w:rsidR="002C3CF0">
        <w:rPr>
          <w:rStyle w:val="af5"/>
        </w:rPr>
        <w:commentReference w:id="7"/>
      </w:r>
      <w:r w:rsidR="005B65CF" w:rsidRPr="00A27F18">
        <w:rPr>
          <w:rFonts w:asciiTheme="minorEastAsia" w:hAnsiTheme="minorEastAsia" w:hint="eastAsia"/>
          <w:sz w:val="24"/>
          <w:szCs w:val="24"/>
        </w:rPr>
        <w:t>波动。</w:t>
      </w:r>
      <w:r w:rsidR="005B65CF" w:rsidRPr="00A27F18">
        <w:rPr>
          <w:rFonts w:asciiTheme="minorEastAsia" w:hAnsiTheme="minorEastAsia"/>
          <w:sz w:val="24"/>
          <w:szCs w:val="24"/>
        </w:rPr>
        <w:t xml:space="preserve"> </w:t>
      </w:r>
      <w:r w:rsidR="005C1F6E" w:rsidRPr="00A27F18">
        <w:rPr>
          <w:rFonts w:asciiTheme="minorEastAsia" w:hAnsiTheme="minorEastAsia"/>
          <w:sz w:val="24"/>
          <w:szCs w:val="24"/>
        </w:rPr>
        <w:t>本文针对这一问题</w:t>
      </w:r>
      <w:r w:rsidR="005C1F6E" w:rsidRPr="00A27F18">
        <w:rPr>
          <w:rFonts w:asciiTheme="minorEastAsia" w:hAnsiTheme="minorEastAsia" w:hint="eastAsia"/>
          <w:sz w:val="24"/>
          <w:szCs w:val="24"/>
        </w:rPr>
        <w:t>，</w:t>
      </w:r>
      <w:r w:rsidR="005C1F6E" w:rsidRPr="00A27F18">
        <w:rPr>
          <w:rFonts w:asciiTheme="minorEastAsia" w:hAnsiTheme="minorEastAsia"/>
          <w:sz w:val="24"/>
          <w:szCs w:val="24"/>
        </w:rPr>
        <w:t>提出一种新的前馈温度补偿策略</w:t>
      </w:r>
      <w:r w:rsidR="005C1F6E" w:rsidRPr="00A27F18">
        <w:rPr>
          <w:rFonts w:asciiTheme="minorEastAsia" w:hAnsiTheme="minorEastAsia" w:hint="eastAsia"/>
          <w:sz w:val="24"/>
          <w:szCs w:val="24"/>
        </w:rPr>
        <w:t>，</w:t>
      </w:r>
      <w:r w:rsidR="005C1F6E" w:rsidRPr="00A27F18">
        <w:rPr>
          <w:rFonts w:asciiTheme="minorEastAsia" w:hAnsiTheme="minorEastAsia"/>
          <w:sz w:val="24"/>
          <w:szCs w:val="24"/>
        </w:rPr>
        <w:t>能够有效抑制温度变化对电机输出转矩产生的影响</w:t>
      </w:r>
      <w:r w:rsidR="005C1F6E" w:rsidRPr="00A27F18">
        <w:rPr>
          <w:rFonts w:asciiTheme="minorEastAsia" w:hAnsiTheme="minorEastAsia" w:hint="eastAsia"/>
          <w:sz w:val="24"/>
          <w:szCs w:val="24"/>
        </w:rPr>
        <w:t>。</w:t>
      </w:r>
    </w:p>
    <w:p w14:paraId="4A61683E" w14:textId="77777777" w:rsidR="005C1F6E" w:rsidRPr="00A27F18" w:rsidRDefault="005C1F6E" w:rsidP="00A27F18">
      <w:pPr>
        <w:spacing w:line="360" w:lineRule="auto"/>
        <w:rPr>
          <w:rFonts w:asciiTheme="minorEastAsia" w:hAnsiTheme="minorEastAsia"/>
          <w:sz w:val="24"/>
          <w:szCs w:val="24"/>
        </w:rPr>
      </w:pPr>
      <w:r w:rsidRPr="00A27F18">
        <w:rPr>
          <w:rFonts w:asciiTheme="minorEastAsia" w:hAnsiTheme="minorEastAsia" w:hint="eastAsia"/>
          <w:sz w:val="24"/>
          <w:szCs w:val="24"/>
        </w:rPr>
        <w:tab/>
        <w:t>首先，根据永磁体以及定子绕组材料的特性，仿真得到磁链和绕组阻值随温度变化的参数，对其进行数据拟合得到磁链与阻值随温度变化的数学关系。然后，根据永磁同步电机的工作原理建立电机在三相静止坐标系下的数学模型，</w:t>
      </w:r>
      <w:r w:rsidR="00A27F18" w:rsidRPr="00A27F18">
        <w:rPr>
          <w:rFonts w:asciiTheme="minorEastAsia" w:hAnsiTheme="minorEastAsia" w:hint="eastAsia"/>
          <w:sz w:val="24"/>
          <w:szCs w:val="24"/>
        </w:rPr>
        <w:t>由于在三相坐标系下电机参数耦合性强，无法随其进行有效的控制，所以</w:t>
      </w:r>
      <w:r w:rsidRPr="00A27F18">
        <w:rPr>
          <w:rFonts w:asciiTheme="minorEastAsia" w:hAnsiTheme="minorEastAsia" w:hint="eastAsia"/>
          <w:sz w:val="24"/>
          <w:szCs w:val="24"/>
        </w:rPr>
        <w:t>再通过坐标变换求得电机在两相旋转坐标系下的数学模型，</w:t>
      </w:r>
      <w:r w:rsidR="00A27F18" w:rsidRPr="00A27F18">
        <w:rPr>
          <w:rFonts w:asciiTheme="minorEastAsia" w:hAnsiTheme="minorEastAsia" w:hint="eastAsia"/>
          <w:sz w:val="24"/>
          <w:szCs w:val="24"/>
        </w:rPr>
        <w:t>由此便对电机进行解耦，分别得到励磁电流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A27F18" w:rsidRPr="00A27F18">
        <w:rPr>
          <w:rFonts w:asciiTheme="minorEastAsia" w:hAnsiTheme="minorEastAsia" w:hint="eastAsia"/>
          <w:sz w:val="24"/>
          <w:szCs w:val="24"/>
        </w:rPr>
        <w:t>和转矩电流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A27F18">
        <w:rPr>
          <w:rFonts w:asciiTheme="minorEastAsia" w:hAnsiTheme="minorEastAsia" w:hint="eastAsia"/>
          <w:sz w:val="24"/>
          <w:szCs w:val="24"/>
        </w:rPr>
        <w:t>。因为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m:rPr>
            <m:sty m:val="p"/>
          </m:rPr>
          <w:rPr>
            <w:rFonts w:ascii="Cambria Math" w:hAnsi="Cambria Math" w:hint="eastAsia"/>
            <w:sz w:val="24"/>
            <w:szCs w:val="24"/>
          </w:rPr>
          <m:t>=</m:t>
        </m:r>
        <m:r>
          <m:rPr>
            <m:sty m:val="p"/>
          </m:rPr>
          <w:rPr>
            <w:rFonts w:ascii="Cambria Math" w:hAnsi="Cambria Math" w:cs="MS Mincho" w:hint="eastAsia"/>
            <w:sz w:val="24"/>
            <w:szCs w:val="24"/>
          </w:rPr>
          <m:t>0</m:t>
        </m:r>
      </m:oMath>
      <w:r w:rsidR="00A27F18">
        <w:rPr>
          <w:rFonts w:asciiTheme="minorEastAsia" w:hAnsiTheme="minorEastAsia" w:hint="eastAsia"/>
          <w:sz w:val="24"/>
          <w:szCs w:val="24"/>
        </w:rPr>
        <w:t>的控制方式性能好，所以选择此方式作为矢量控制策略</w:t>
      </w:r>
      <w:r w:rsidR="00B1769A">
        <w:rPr>
          <w:rFonts w:asciiTheme="minorEastAsia" w:hAnsiTheme="minorEastAsia" w:hint="eastAsia"/>
          <w:sz w:val="24"/>
          <w:szCs w:val="24"/>
        </w:rPr>
        <w:t>。然后，</w:t>
      </w:r>
      <w:r w:rsidR="00A27F18">
        <w:rPr>
          <w:rFonts w:asciiTheme="minorEastAsia" w:hAnsiTheme="minorEastAsia" w:hint="eastAsia"/>
          <w:sz w:val="24"/>
          <w:szCs w:val="24"/>
        </w:rPr>
        <w:t>分析描述了</w:t>
      </w:r>
      <w:r w:rsidR="00B1769A">
        <w:rPr>
          <w:rFonts w:asciiTheme="minorEastAsia" w:hAnsiTheme="minorEastAsia" w:hint="eastAsia"/>
          <w:sz w:val="24"/>
          <w:szCs w:val="24"/>
        </w:rPr>
        <w:t>BP神经网络的原理以及实现方法</w:t>
      </w:r>
      <w:r w:rsidR="00A27F18">
        <w:rPr>
          <w:rFonts w:asciiTheme="minorEastAsia" w:hAnsiTheme="minorEastAsia" w:hint="eastAsia"/>
          <w:sz w:val="24"/>
          <w:szCs w:val="24"/>
        </w:rPr>
        <w:t>，</w:t>
      </w:r>
      <w:r w:rsidR="00B1769A">
        <w:rPr>
          <w:rFonts w:asciiTheme="minorEastAsia" w:hAnsiTheme="minorEastAsia" w:hint="eastAsia"/>
          <w:sz w:val="24"/>
          <w:szCs w:val="24"/>
        </w:rPr>
        <w:t>利用神经网络工具箱建立simulink仿真模型，分析建立了系统其它各部分的数学模型，按照工程设计方法分别完成速度环和电流环PI调节器的设计，并对系统进行了</w:t>
      </w:r>
      <w:commentRangeStart w:id="8"/>
      <w:r w:rsidR="00B1769A">
        <w:rPr>
          <w:rFonts w:asciiTheme="minorEastAsia" w:hAnsiTheme="minorEastAsia" w:hint="eastAsia"/>
          <w:sz w:val="24"/>
          <w:szCs w:val="24"/>
        </w:rPr>
        <w:t>matlab仿真，得到较为理想的仿真结果。利用电路设计软件Altium Designer完成电源电路、采样电路、通信电路等各部分硬件电路的设计，</w:t>
      </w:r>
      <w:r w:rsidR="00DA32D2">
        <w:rPr>
          <w:rFonts w:asciiTheme="minorEastAsia" w:hAnsiTheme="minorEastAsia" w:hint="eastAsia"/>
          <w:sz w:val="24"/>
          <w:szCs w:val="24"/>
        </w:rPr>
        <w:t>以及利用Keil MDK5编译环境完成系统各模块程序的编写。</w:t>
      </w:r>
    </w:p>
    <w:p w14:paraId="15E8F73B" w14:textId="77777777" w:rsidR="0060263F" w:rsidRDefault="00DA32D2" w:rsidP="00DA32D2">
      <w:pPr>
        <w:ind w:firstLineChars="200" w:firstLine="420"/>
      </w:pPr>
      <w:r>
        <w:rPr>
          <w:rFonts w:hint="eastAsia"/>
        </w:rPr>
        <w:t>最后，根据设计好的硬件电路以及系统各模块程序，搭建控制系统实验环境，验证了本文所设计前馈温度补偿策略的有效性。</w:t>
      </w:r>
      <w:commentRangeEnd w:id="8"/>
      <w:r w:rsidR="00F03989">
        <w:rPr>
          <w:rStyle w:val="af5"/>
        </w:rPr>
        <w:commentReference w:id="8"/>
      </w:r>
    </w:p>
    <w:p w14:paraId="25614AB5" w14:textId="77777777" w:rsidR="0060263F" w:rsidRDefault="0060263F">
      <w:pPr>
        <w:jc w:val="center"/>
      </w:pPr>
    </w:p>
    <w:p w14:paraId="207BC50B" w14:textId="77777777" w:rsidR="0060263F" w:rsidRDefault="00DA32D2" w:rsidP="00DA32D2">
      <w:r>
        <w:rPr>
          <w:rFonts w:hint="eastAsia"/>
        </w:rPr>
        <w:t>关键字：</w:t>
      </w:r>
      <w:r>
        <w:rPr>
          <w:rFonts w:hint="eastAsia"/>
        </w:rPr>
        <w:t>PMSM</w:t>
      </w:r>
      <w:r>
        <w:rPr>
          <w:rFonts w:hint="eastAsia"/>
        </w:rPr>
        <w:t>；矢量控制；</w:t>
      </w:r>
      <w:r>
        <w:rPr>
          <w:rFonts w:hint="eastAsia"/>
        </w:rPr>
        <w:t>SVPWM</w:t>
      </w:r>
      <w:r>
        <w:rPr>
          <w:rFonts w:hint="eastAsia"/>
        </w:rPr>
        <w:t>；</w:t>
      </w:r>
      <w:r>
        <w:rPr>
          <w:rFonts w:hint="eastAsia"/>
        </w:rPr>
        <w:t>BP</w:t>
      </w:r>
      <w:r>
        <w:rPr>
          <w:rFonts w:hint="eastAsia"/>
        </w:rPr>
        <w:t>神经网络；</w:t>
      </w:r>
      <w:r>
        <w:rPr>
          <w:rFonts w:hint="eastAsia"/>
        </w:rPr>
        <w:t>PMSM</w:t>
      </w:r>
      <w:r>
        <w:rPr>
          <w:rFonts w:hint="eastAsia"/>
        </w:rPr>
        <w:t>温度补偿；旋转变压器</w:t>
      </w:r>
    </w:p>
    <w:p w14:paraId="4742EED1" w14:textId="77777777" w:rsidR="006A20F0" w:rsidRDefault="006A20F0" w:rsidP="00DA32D2">
      <w:pPr>
        <w:sectPr w:rsidR="006A20F0">
          <w:footerReference w:type="default" r:id="rId15"/>
          <w:pgSz w:w="11906" w:h="16838"/>
          <w:pgMar w:top="1440" w:right="1800" w:bottom="1440" w:left="1800" w:header="851" w:footer="992" w:gutter="0"/>
          <w:cols w:space="425"/>
          <w:docGrid w:type="lines" w:linePitch="312"/>
        </w:sectPr>
      </w:pPr>
    </w:p>
    <w:p w14:paraId="6DD0AE20" w14:textId="77777777" w:rsidR="0060263F" w:rsidRDefault="00E81179" w:rsidP="00244E89">
      <w:pPr>
        <w:pStyle w:val="a9"/>
      </w:pPr>
      <w:bookmarkStart w:id="9" w:name="_Toc34901640"/>
      <w:r>
        <w:rPr>
          <w:rFonts w:hint="eastAsia"/>
        </w:rPr>
        <w:lastRenderedPageBreak/>
        <w:t>目录</w:t>
      </w:r>
      <w:bookmarkEnd w:id="9"/>
    </w:p>
    <w:p w14:paraId="79B4F888" w14:textId="77777777" w:rsidR="0060263F" w:rsidRDefault="0060263F">
      <w:pPr>
        <w:jc w:val="center"/>
      </w:pPr>
    </w:p>
    <w:p w14:paraId="2EAF83CD" w14:textId="77777777" w:rsidR="00217DEF" w:rsidRDefault="00B70EE9" w:rsidP="00217DEF">
      <w:pPr>
        <w:pStyle w:val="10"/>
        <w:tabs>
          <w:tab w:val="right" w:leader="dot" w:pos="8296"/>
        </w:tabs>
        <w:spacing w:line="360" w:lineRule="auto"/>
        <w:rPr>
          <w:noProof/>
        </w:rPr>
      </w:pPr>
      <w:r>
        <w:fldChar w:fldCharType="begin"/>
      </w:r>
      <w:r>
        <w:instrText xml:space="preserve"> TOC \o "1-3" \h \z \u </w:instrText>
      </w:r>
      <w:r>
        <w:fldChar w:fldCharType="separate"/>
      </w:r>
      <w:hyperlink w:anchor="_Toc34901639" w:history="1">
        <w:r w:rsidR="00217DEF" w:rsidRPr="00A95C8C">
          <w:rPr>
            <w:rStyle w:val="af1"/>
            <w:rFonts w:hint="eastAsia"/>
            <w:noProof/>
          </w:rPr>
          <w:t>摘要</w:t>
        </w:r>
        <w:r w:rsidR="00217DEF">
          <w:rPr>
            <w:noProof/>
            <w:webHidden/>
          </w:rPr>
          <w:tab/>
        </w:r>
        <w:r w:rsidR="00217DEF">
          <w:rPr>
            <w:noProof/>
            <w:webHidden/>
          </w:rPr>
          <w:fldChar w:fldCharType="begin"/>
        </w:r>
        <w:r w:rsidR="00217DEF">
          <w:rPr>
            <w:noProof/>
            <w:webHidden/>
          </w:rPr>
          <w:instrText xml:space="preserve"> PAGEREF _Toc34901639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14:paraId="1E6015D5" w14:textId="77777777" w:rsidR="00217DEF" w:rsidRDefault="003B7EA3" w:rsidP="00217DEF">
      <w:pPr>
        <w:pStyle w:val="10"/>
        <w:tabs>
          <w:tab w:val="right" w:leader="dot" w:pos="8296"/>
        </w:tabs>
        <w:spacing w:line="360" w:lineRule="auto"/>
        <w:rPr>
          <w:noProof/>
        </w:rPr>
      </w:pPr>
      <w:hyperlink w:anchor="_Toc34901640" w:history="1">
        <w:r w:rsidR="00217DEF" w:rsidRPr="00A95C8C">
          <w:rPr>
            <w:rStyle w:val="af1"/>
            <w:rFonts w:hint="eastAsia"/>
            <w:noProof/>
          </w:rPr>
          <w:t>目录</w:t>
        </w:r>
        <w:r w:rsidR="00217DEF">
          <w:rPr>
            <w:noProof/>
            <w:webHidden/>
          </w:rPr>
          <w:tab/>
        </w:r>
        <w:r w:rsidR="00217DEF">
          <w:rPr>
            <w:noProof/>
            <w:webHidden/>
          </w:rPr>
          <w:fldChar w:fldCharType="begin"/>
        </w:r>
        <w:r w:rsidR="00217DEF">
          <w:rPr>
            <w:noProof/>
            <w:webHidden/>
          </w:rPr>
          <w:instrText xml:space="preserve"> PAGEREF _Toc34901640 \h </w:instrText>
        </w:r>
        <w:r w:rsidR="00217DEF">
          <w:rPr>
            <w:noProof/>
            <w:webHidden/>
          </w:rPr>
        </w:r>
        <w:r w:rsidR="00217DEF">
          <w:rPr>
            <w:noProof/>
            <w:webHidden/>
          </w:rPr>
          <w:fldChar w:fldCharType="separate"/>
        </w:r>
        <w:r w:rsidR="00D71674">
          <w:rPr>
            <w:noProof/>
            <w:webHidden/>
          </w:rPr>
          <w:t>I</w:t>
        </w:r>
        <w:r w:rsidR="00217DEF">
          <w:rPr>
            <w:noProof/>
            <w:webHidden/>
          </w:rPr>
          <w:fldChar w:fldCharType="end"/>
        </w:r>
      </w:hyperlink>
    </w:p>
    <w:p w14:paraId="6732555B" w14:textId="77777777" w:rsidR="00217DEF" w:rsidRDefault="003B7EA3" w:rsidP="00217DEF">
      <w:pPr>
        <w:pStyle w:val="10"/>
        <w:tabs>
          <w:tab w:val="right" w:leader="dot" w:pos="8296"/>
        </w:tabs>
        <w:spacing w:line="360" w:lineRule="auto"/>
        <w:rPr>
          <w:noProof/>
        </w:rPr>
      </w:pPr>
      <w:hyperlink w:anchor="_Toc34901641" w:history="1">
        <w:r w:rsidR="00217DEF" w:rsidRPr="00A95C8C">
          <w:rPr>
            <w:rStyle w:val="af1"/>
            <w:rFonts w:ascii="黑体" w:eastAsia="黑体" w:hAnsi="黑体" w:hint="eastAsia"/>
            <w:noProof/>
          </w:rPr>
          <w:t>第一章 绪论</w:t>
        </w:r>
        <w:r w:rsidR="00217DEF">
          <w:rPr>
            <w:noProof/>
            <w:webHidden/>
          </w:rPr>
          <w:tab/>
        </w:r>
        <w:r w:rsidR="00217DEF">
          <w:rPr>
            <w:noProof/>
            <w:webHidden/>
          </w:rPr>
          <w:fldChar w:fldCharType="begin"/>
        </w:r>
        <w:r w:rsidR="00217DEF">
          <w:rPr>
            <w:noProof/>
            <w:webHidden/>
          </w:rPr>
          <w:instrText xml:space="preserve"> PAGEREF _Toc34901641 \h </w:instrText>
        </w:r>
        <w:r w:rsidR="00217DEF">
          <w:rPr>
            <w:noProof/>
            <w:webHidden/>
          </w:rPr>
        </w:r>
        <w:r w:rsidR="00217DEF">
          <w:rPr>
            <w:noProof/>
            <w:webHidden/>
          </w:rPr>
          <w:fldChar w:fldCharType="separate"/>
        </w:r>
        <w:r w:rsidR="00D71674">
          <w:rPr>
            <w:noProof/>
            <w:webHidden/>
          </w:rPr>
          <w:t>1</w:t>
        </w:r>
        <w:r w:rsidR="00217DEF">
          <w:rPr>
            <w:noProof/>
            <w:webHidden/>
          </w:rPr>
          <w:fldChar w:fldCharType="end"/>
        </w:r>
      </w:hyperlink>
    </w:p>
    <w:p w14:paraId="1101811E" w14:textId="77777777" w:rsidR="00217DEF" w:rsidRDefault="003B7EA3" w:rsidP="00217DEF">
      <w:pPr>
        <w:pStyle w:val="20"/>
        <w:rPr>
          <w:noProof/>
        </w:rPr>
      </w:pPr>
      <w:hyperlink w:anchor="_Toc34901642" w:history="1">
        <w:r w:rsidR="00217DEF" w:rsidRPr="00A95C8C">
          <w:rPr>
            <w:rStyle w:val="af1"/>
            <w:rFonts w:ascii="黑体" w:hAnsi="黑体"/>
            <w:noProof/>
          </w:rPr>
          <w:t>1.1</w:t>
        </w:r>
        <w:r w:rsidR="00217DEF" w:rsidRPr="00A95C8C">
          <w:rPr>
            <w:rStyle w:val="af1"/>
            <w:rFonts w:ascii="黑体" w:hAnsi="黑体" w:hint="eastAsia"/>
            <w:noProof/>
          </w:rPr>
          <w:t>课题研究背景与来源</w:t>
        </w:r>
        <w:r w:rsidR="00217DEF">
          <w:rPr>
            <w:noProof/>
            <w:webHidden/>
          </w:rPr>
          <w:tab/>
        </w:r>
        <w:r w:rsidR="00217DEF">
          <w:rPr>
            <w:noProof/>
            <w:webHidden/>
          </w:rPr>
          <w:fldChar w:fldCharType="begin"/>
        </w:r>
        <w:r w:rsidR="00217DEF">
          <w:rPr>
            <w:noProof/>
            <w:webHidden/>
          </w:rPr>
          <w:instrText xml:space="preserve"> PAGEREF _Toc34901642 \h </w:instrText>
        </w:r>
        <w:r w:rsidR="00217DEF">
          <w:rPr>
            <w:noProof/>
            <w:webHidden/>
          </w:rPr>
        </w:r>
        <w:r w:rsidR="00217DEF">
          <w:rPr>
            <w:noProof/>
            <w:webHidden/>
          </w:rPr>
          <w:fldChar w:fldCharType="separate"/>
        </w:r>
        <w:r w:rsidR="00D71674">
          <w:rPr>
            <w:noProof/>
            <w:webHidden/>
          </w:rPr>
          <w:t>1</w:t>
        </w:r>
        <w:r w:rsidR="00217DEF">
          <w:rPr>
            <w:noProof/>
            <w:webHidden/>
          </w:rPr>
          <w:fldChar w:fldCharType="end"/>
        </w:r>
      </w:hyperlink>
    </w:p>
    <w:p w14:paraId="01C31573" w14:textId="77777777" w:rsidR="00217DEF" w:rsidRDefault="003B7EA3" w:rsidP="00217DEF">
      <w:pPr>
        <w:pStyle w:val="20"/>
        <w:rPr>
          <w:noProof/>
        </w:rPr>
      </w:pPr>
      <w:hyperlink w:anchor="_Toc34901643" w:history="1">
        <w:r w:rsidR="00217DEF" w:rsidRPr="00A95C8C">
          <w:rPr>
            <w:rStyle w:val="af1"/>
            <w:rFonts w:ascii="黑体" w:hAnsi="黑体"/>
            <w:noProof/>
          </w:rPr>
          <w:t>1.2</w:t>
        </w:r>
        <w:r w:rsidR="00217DEF" w:rsidRPr="00A95C8C">
          <w:rPr>
            <w:rStyle w:val="af1"/>
            <w:rFonts w:ascii="黑体" w:hAnsi="黑体" w:hint="eastAsia"/>
            <w:noProof/>
          </w:rPr>
          <w:t>研究目的与意义</w:t>
        </w:r>
        <w:r w:rsidR="00217DEF">
          <w:rPr>
            <w:noProof/>
            <w:webHidden/>
          </w:rPr>
          <w:tab/>
        </w:r>
        <w:r w:rsidR="00217DEF">
          <w:rPr>
            <w:noProof/>
            <w:webHidden/>
          </w:rPr>
          <w:fldChar w:fldCharType="begin"/>
        </w:r>
        <w:r w:rsidR="00217DEF">
          <w:rPr>
            <w:noProof/>
            <w:webHidden/>
          </w:rPr>
          <w:instrText xml:space="preserve"> PAGEREF _Toc34901643 \h </w:instrText>
        </w:r>
        <w:r w:rsidR="00217DEF">
          <w:rPr>
            <w:noProof/>
            <w:webHidden/>
          </w:rPr>
        </w:r>
        <w:r w:rsidR="00217DEF">
          <w:rPr>
            <w:noProof/>
            <w:webHidden/>
          </w:rPr>
          <w:fldChar w:fldCharType="separate"/>
        </w:r>
        <w:r w:rsidR="00D71674">
          <w:rPr>
            <w:noProof/>
            <w:webHidden/>
          </w:rPr>
          <w:t>2</w:t>
        </w:r>
        <w:r w:rsidR="00217DEF">
          <w:rPr>
            <w:noProof/>
            <w:webHidden/>
          </w:rPr>
          <w:fldChar w:fldCharType="end"/>
        </w:r>
      </w:hyperlink>
    </w:p>
    <w:p w14:paraId="341A7D13" w14:textId="77777777" w:rsidR="00217DEF" w:rsidRDefault="003B7EA3" w:rsidP="00217DEF">
      <w:pPr>
        <w:pStyle w:val="20"/>
        <w:rPr>
          <w:noProof/>
        </w:rPr>
      </w:pPr>
      <w:hyperlink w:anchor="_Toc34901644" w:history="1">
        <w:r w:rsidR="00217DEF" w:rsidRPr="00A95C8C">
          <w:rPr>
            <w:rStyle w:val="af1"/>
            <w:rFonts w:ascii="黑体" w:hAnsi="黑体"/>
            <w:noProof/>
          </w:rPr>
          <w:t>1.3</w:t>
        </w:r>
        <w:r w:rsidR="00217DEF" w:rsidRPr="00A95C8C">
          <w:rPr>
            <w:rStyle w:val="af1"/>
            <w:rFonts w:ascii="黑体" w:hAnsi="黑体" w:hint="eastAsia"/>
            <w:noProof/>
          </w:rPr>
          <w:t>国内外研究现状与发展趋势</w:t>
        </w:r>
        <w:r w:rsidR="00217DEF">
          <w:rPr>
            <w:noProof/>
            <w:webHidden/>
          </w:rPr>
          <w:tab/>
        </w:r>
        <w:r w:rsidR="00217DEF">
          <w:rPr>
            <w:noProof/>
            <w:webHidden/>
          </w:rPr>
          <w:fldChar w:fldCharType="begin"/>
        </w:r>
        <w:r w:rsidR="00217DEF">
          <w:rPr>
            <w:noProof/>
            <w:webHidden/>
          </w:rPr>
          <w:instrText xml:space="preserve"> PAGEREF _Toc34901644 \h </w:instrText>
        </w:r>
        <w:r w:rsidR="00217DEF">
          <w:rPr>
            <w:noProof/>
            <w:webHidden/>
          </w:rPr>
        </w:r>
        <w:r w:rsidR="00217DEF">
          <w:rPr>
            <w:noProof/>
            <w:webHidden/>
          </w:rPr>
          <w:fldChar w:fldCharType="separate"/>
        </w:r>
        <w:r w:rsidR="00D71674">
          <w:rPr>
            <w:noProof/>
            <w:webHidden/>
          </w:rPr>
          <w:t>3</w:t>
        </w:r>
        <w:r w:rsidR="00217DEF">
          <w:rPr>
            <w:noProof/>
            <w:webHidden/>
          </w:rPr>
          <w:fldChar w:fldCharType="end"/>
        </w:r>
      </w:hyperlink>
    </w:p>
    <w:p w14:paraId="773D0064" w14:textId="77777777" w:rsidR="00217DEF" w:rsidRDefault="003B7EA3" w:rsidP="00217DEF">
      <w:pPr>
        <w:pStyle w:val="30"/>
        <w:tabs>
          <w:tab w:val="right" w:leader="dot" w:pos="8296"/>
        </w:tabs>
        <w:spacing w:line="360" w:lineRule="auto"/>
        <w:rPr>
          <w:noProof/>
        </w:rPr>
      </w:pPr>
      <w:hyperlink w:anchor="_Toc34901645" w:history="1">
        <w:r w:rsidR="00217DEF" w:rsidRPr="00A95C8C">
          <w:rPr>
            <w:rStyle w:val="af1"/>
            <w:rFonts w:ascii="黑体" w:eastAsia="黑体" w:hAnsi="黑体"/>
            <w:noProof/>
          </w:rPr>
          <w:t>1.3.1</w:t>
        </w:r>
        <w:r w:rsidR="00217DEF" w:rsidRPr="00A95C8C">
          <w:rPr>
            <w:rStyle w:val="af1"/>
            <w:rFonts w:ascii="黑体" w:eastAsia="黑体" w:hAnsi="黑体" w:hint="eastAsia"/>
            <w:noProof/>
          </w:rPr>
          <w:t>永磁同步电机发展</w:t>
        </w:r>
        <w:r w:rsidR="00217DEF">
          <w:rPr>
            <w:noProof/>
            <w:webHidden/>
          </w:rPr>
          <w:tab/>
        </w:r>
        <w:r w:rsidR="00217DEF">
          <w:rPr>
            <w:noProof/>
            <w:webHidden/>
          </w:rPr>
          <w:fldChar w:fldCharType="begin"/>
        </w:r>
        <w:r w:rsidR="00217DEF">
          <w:rPr>
            <w:noProof/>
            <w:webHidden/>
          </w:rPr>
          <w:instrText xml:space="preserve"> PAGEREF _Toc34901645 \h </w:instrText>
        </w:r>
        <w:r w:rsidR="00217DEF">
          <w:rPr>
            <w:noProof/>
            <w:webHidden/>
          </w:rPr>
        </w:r>
        <w:r w:rsidR="00217DEF">
          <w:rPr>
            <w:noProof/>
            <w:webHidden/>
          </w:rPr>
          <w:fldChar w:fldCharType="separate"/>
        </w:r>
        <w:r w:rsidR="00D71674">
          <w:rPr>
            <w:noProof/>
            <w:webHidden/>
          </w:rPr>
          <w:t>3</w:t>
        </w:r>
        <w:r w:rsidR="00217DEF">
          <w:rPr>
            <w:noProof/>
            <w:webHidden/>
          </w:rPr>
          <w:fldChar w:fldCharType="end"/>
        </w:r>
      </w:hyperlink>
    </w:p>
    <w:p w14:paraId="7A44FFE6" w14:textId="77777777" w:rsidR="00217DEF" w:rsidRDefault="003B7EA3" w:rsidP="00217DEF">
      <w:pPr>
        <w:pStyle w:val="30"/>
        <w:tabs>
          <w:tab w:val="right" w:leader="dot" w:pos="8296"/>
        </w:tabs>
        <w:spacing w:line="360" w:lineRule="auto"/>
        <w:rPr>
          <w:noProof/>
        </w:rPr>
      </w:pPr>
      <w:hyperlink w:anchor="_Toc34901646" w:history="1">
        <w:r w:rsidR="00217DEF" w:rsidRPr="00A95C8C">
          <w:rPr>
            <w:rStyle w:val="af1"/>
            <w:rFonts w:ascii="黑体" w:eastAsia="黑体" w:hAnsi="黑体"/>
            <w:noProof/>
          </w:rPr>
          <w:t>1.3.2</w:t>
        </w:r>
        <w:r w:rsidR="00217DEF" w:rsidRPr="00A95C8C">
          <w:rPr>
            <w:rStyle w:val="af1"/>
            <w:rFonts w:ascii="黑体" w:eastAsia="黑体" w:hAnsi="黑体" w:hint="eastAsia"/>
            <w:noProof/>
          </w:rPr>
          <w:t>电力电子技术的发展</w:t>
        </w:r>
        <w:r w:rsidR="00217DEF">
          <w:rPr>
            <w:noProof/>
            <w:webHidden/>
          </w:rPr>
          <w:tab/>
        </w:r>
        <w:r w:rsidR="00217DEF">
          <w:rPr>
            <w:noProof/>
            <w:webHidden/>
          </w:rPr>
          <w:fldChar w:fldCharType="begin"/>
        </w:r>
        <w:r w:rsidR="00217DEF">
          <w:rPr>
            <w:noProof/>
            <w:webHidden/>
          </w:rPr>
          <w:instrText xml:space="preserve"> PAGEREF _Toc34901646 \h </w:instrText>
        </w:r>
        <w:r w:rsidR="00217DEF">
          <w:rPr>
            <w:noProof/>
            <w:webHidden/>
          </w:rPr>
        </w:r>
        <w:r w:rsidR="00217DEF">
          <w:rPr>
            <w:noProof/>
            <w:webHidden/>
          </w:rPr>
          <w:fldChar w:fldCharType="separate"/>
        </w:r>
        <w:r w:rsidR="00D71674">
          <w:rPr>
            <w:noProof/>
            <w:webHidden/>
          </w:rPr>
          <w:t>4</w:t>
        </w:r>
        <w:r w:rsidR="00217DEF">
          <w:rPr>
            <w:noProof/>
            <w:webHidden/>
          </w:rPr>
          <w:fldChar w:fldCharType="end"/>
        </w:r>
      </w:hyperlink>
    </w:p>
    <w:p w14:paraId="441A1942" w14:textId="77777777" w:rsidR="00217DEF" w:rsidRDefault="003B7EA3" w:rsidP="00217DEF">
      <w:pPr>
        <w:pStyle w:val="30"/>
        <w:tabs>
          <w:tab w:val="right" w:leader="dot" w:pos="8296"/>
        </w:tabs>
        <w:spacing w:line="360" w:lineRule="auto"/>
        <w:rPr>
          <w:noProof/>
        </w:rPr>
      </w:pPr>
      <w:hyperlink w:anchor="_Toc34901647" w:history="1">
        <w:r w:rsidR="00217DEF" w:rsidRPr="00A95C8C">
          <w:rPr>
            <w:rStyle w:val="af1"/>
            <w:rFonts w:ascii="黑体" w:eastAsia="黑体" w:hAnsi="黑体"/>
            <w:noProof/>
          </w:rPr>
          <w:t>1.3.3</w:t>
        </w:r>
        <w:r w:rsidR="00217DEF" w:rsidRPr="00A95C8C">
          <w:rPr>
            <w:rStyle w:val="af1"/>
            <w:rFonts w:ascii="黑体" w:eastAsia="黑体" w:hAnsi="黑体" w:hint="eastAsia"/>
            <w:noProof/>
          </w:rPr>
          <w:t>电机控制理论的发展</w:t>
        </w:r>
        <w:r w:rsidR="00217DEF">
          <w:rPr>
            <w:noProof/>
            <w:webHidden/>
          </w:rPr>
          <w:tab/>
        </w:r>
        <w:r w:rsidR="00217DEF">
          <w:rPr>
            <w:noProof/>
            <w:webHidden/>
          </w:rPr>
          <w:fldChar w:fldCharType="begin"/>
        </w:r>
        <w:r w:rsidR="00217DEF">
          <w:rPr>
            <w:noProof/>
            <w:webHidden/>
          </w:rPr>
          <w:instrText xml:space="preserve"> PAGEREF _Toc34901647 \h </w:instrText>
        </w:r>
        <w:r w:rsidR="00217DEF">
          <w:rPr>
            <w:noProof/>
            <w:webHidden/>
          </w:rPr>
        </w:r>
        <w:r w:rsidR="00217DEF">
          <w:rPr>
            <w:noProof/>
            <w:webHidden/>
          </w:rPr>
          <w:fldChar w:fldCharType="separate"/>
        </w:r>
        <w:r w:rsidR="00D71674">
          <w:rPr>
            <w:noProof/>
            <w:webHidden/>
          </w:rPr>
          <w:t>4</w:t>
        </w:r>
        <w:r w:rsidR="00217DEF">
          <w:rPr>
            <w:noProof/>
            <w:webHidden/>
          </w:rPr>
          <w:fldChar w:fldCharType="end"/>
        </w:r>
      </w:hyperlink>
    </w:p>
    <w:p w14:paraId="3847D8D0" w14:textId="77777777" w:rsidR="00217DEF" w:rsidRDefault="003B7EA3" w:rsidP="00217DEF">
      <w:pPr>
        <w:pStyle w:val="30"/>
        <w:tabs>
          <w:tab w:val="right" w:leader="dot" w:pos="8296"/>
        </w:tabs>
        <w:spacing w:line="360" w:lineRule="auto"/>
        <w:rPr>
          <w:noProof/>
        </w:rPr>
      </w:pPr>
      <w:hyperlink w:anchor="_Toc34901648" w:history="1">
        <w:r w:rsidR="00217DEF" w:rsidRPr="00A95C8C">
          <w:rPr>
            <w:rStyle w:val="af1"/>
            <w:rFonts w:ascii="黑体" w:eastAsia="黑体" w:hAnsi="黑体"/>
            <w:noProof/>
          </w:rPr>
          <w:t>1.3.4 PMSM</w:t>
        </w:r>
        <w:r w:rsidR="00217DEF" w:rsidRPr="00A95C8C">
          <w:rPr>
            <w:rStyle w:val="af1"/>
            <w:rFonts w:ascii="黑体" w:eastAsia="黑体" w:hAnsi="黑体" w:hint="eastAsia"/>
            <w:noProof/>
          </w:rPr>
          <w:t>控制系统发展趋势</w:t>
        </w:r>
        <w:r w:rsidR="00217DEF">
          <w:rPr>
            <w:noProof/>
            <w:webHidden/>
          </w:rPr>
          <w:tab/>
        </w:r>
        <w:r w:rsidR="00217DEF">
          <w:rPr>
            <w:noProof/>
            <w:webHidden/>
          </w:rPr>
          <w:fldChar w:fldCharType="begin"/>
        </w:r>
        <w:r w:rsidR="00217DEF">
          <w:rPr>
            <w:noProof/>
            <w:webHidden/>
          </w:rPr>
          <w:instrText xml:space="preserve"> PAGEREF _Toc34901648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14:paraId="37556341" w14:textId="77777777" w:rsidR="00217DEF" w:rsidRDefault="003B7EA3" w:rsidP="00217DEF">
      <w:pPr>
        <w:pStyle w:val="20"/>
        <w:rPr>
          <w:noProof/>
        </w:rPr>
      </w:pPr>
      <w:hyperlink w:anchor="_Toc34901649" w:history="1">
        <w:r w:rsidR="00217DEF" w:rsidRPr="00A95C8C">
          <w:rPr>
            <w:rStyle w:val="af1"/>
            <w:rFonts w:ascii="黑体" w:hAnsi="黑体"/>
            <w:noProof/>
          </w:rPr>
          <w:t>1.4</w:t>
        </w:r>
        <w:r w:rsidR="00217DEF" w:rsidRPr="00A95C8C">
          <w:rPr>
            <w:rStyle w:val="af1"/>
            <w:rFonts w:ascii="黑体" w:hAnsi="黑体" w:hint="eastAsia"/>
            <w:noProof/>
          </w:rPr>
          <w:t>论文主要研究内容</w:t>
        </w:r>
        <w:r w:rsidR="00217DEF">
          <w:rPr>
            <w:noProof/>
            <w:webHidden/>
          </w:rPr>
          <w:tab/>
        </w:r>
        <w:r w:rsidR="00217DEF">
          <w:rPr>
            <w:noProof/>
            <w:webHidden/>
          </w:rPr>
          <w:fldChar w:fldCharType="begin"/>
        </w:r>
        <w:r w:rsidR="00217DEF">
          <w:rPr>
            <w:noProof/>
            <w:webHidden/>
          </w:rPr>
          <w:instrText xml:space="preserve"> PAGEREF _Toc34901649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14:paraId="61CD7739" w14:textId="77777777" w:rsidR="00217DEF" w:rsidRDefault="003B7EA3" w:rsidP="00217DEF">
      <w:pPr>
        <w:pStyle w:val="10"/>
        <w:tabs>
          <w:tab w:val="right" w:leader="dot" w:pos="8296"/>
        </w:tabs>
        <w:spacing w:line="360" w:lineRule="auto"/>
        <w:rPr>
          <w:noProof/>
        </w:rPr>
      </w:pPr>
      <w:hyperlink w:anchor="_Toc34901650" w:history="1">
        <w:r w:rsidR="00217DEF" w:rsidRPr="00A95C8C">
          <w:rPr>
            <w:rStyle w:val="af1"/>
            <w:rFonts w:ascii="黑体" w:eastAsia="黑体" w:hAnsi="黑体" w:cstheme="majorEastAsia" w:hint="eastAsia"/>
            <w:noProof/>
          </w:rPr>
          <w:t>第二章 基于温度扰动的</w:t>
        </w:r>
        <w:r w:rsidR="00217DEF" w:rsidRPr="00A95C8C">
          <w:rPr>
            <w:rStyle w:val="af1"/>
            <w:rFonts w:ascii="黑体" w:eastAsia="黑体" w:hAnsi="黑体" w:cstheme="majorEastAsia"/>
            <w:noProof/>
          </w:rPr>
          <w:t>PMSM</w:t>
        </w:r>
        <w:r w:rsidR="00217DEF" w:rsidRPr="00A95C8C">
          <w:rPr>
            <w:rStyle w:val="af1"/>
            <w:rFonts w:ascii="黑体" w:eastAsia="黑体" w:hAnsi="黑体" w:cstheme="majorEastAsia" w:hint="eastAsia"/>
            <w:noProof/>
          </w:rPr>
          <w:t>动态数学模型建立</w:t>
        </w:r>
        <w:r w:rsidR="00217DEF">
          <w:rPr>
            <w:noProof/>
            <w:webHidden/>
          </w:rPr>
          <w:tab/>
        </w:r>
        <w:r w:rsidR="00217DEF">
          <w:rPr>
            <w:noProof/>
            <w:webHidden/>
          </w:rPr>
          <w:fldChar w:fldCharType="begin"/>
        </w:r>
        <w:r w:rsidR="00217DEF">
          <w:rPr>
            <w:noProof/>
            <w:webHidden/>
          </w:rPr>
          <w:instrText xml:space="preserve"> PAGEREF _Toc34901650 \h </w:instrText>
        </w:r>
        <w:r w:rsidR="00217DEF">
          <w:rPr>
            <w:noProof/>
            <w:webHidden/>
          </w:rPr>
        </w:r>
        <w:r w:rsidR="00217DEF">
          <w:rPr>
            <w:noProof/>
            <w:webHidden/>
          </w:rPr>
          <w:fldChar w:fldCharType="separate"/>
        </w:r>
        <w:r w:rsidR="00D71674">
          <w:rPr>
            <w:noProof/>
            <w:webHidden/>
          </w:rPr>
          <w:t>7</w:t>
        </w:r>
        <w:r w:rsidR="00217DEF">
          <w:rPr>
            <w:noProof/>
            <w:webHidden/>
          </w:rPr>
          <w:fldChar w:fldCharType="end"/>
        </w:r>
      </w:hyperlink>
    </w:p>
    <w:p w14:paraId="2263B1E8" w14:textId="77777777" w:rsidR="00217DEF" w:rsidRDefault="003B7EA3" w:rsidP="00217DEF">
      <w:pPr>
        <w:pStyle w:val="20"/>
        <w:rPr>
          <w:noProof/>
        </w:rPr>
      </w:pPr>
      <w:hyperlink w:anchor="_Toc34901651" w:history="1">
        <w:r w:rsidR="00217DEF" w:rsidRPr="00A95C8C">
          <w:rPr>
            <w:rStyle w:val="af1"/>
            <w:rFonts w:ascii="黑体" w:hAnsi="黑体"/>
            <w:noProof/>
          </w:rPr>
          <w:t>2.1 PMSM</w:t>
        </w:r>
        <w:r w:rsidR="00217DEF" w:rsidRPr="00A95C8C">
          <w:rPr>
            <w:rStyle w:val="af1"/>
            <w:rFonts w:ascii="黑体" w:hAnsi="黑体" w:hint="eastAsia"/>
            <w:noProof/>
          </w:rPr>
          <w:t>结构特点与工作原理</w:t>
        </w:r>
        <w:r w:rsidR="00217DEF">
          <w:rPr>
            <w:noProof/>
            <w:webHidden/>
          </w:rPr>
          <w:tab/>
        </w:r>
        <w:r w:rsidR="00217DEF">
          <w:rPr>
            <w:noProof/>
            <w:webHidden/>
          </w:rPr>
          <w:fldChar w:fldCharType="begin"/>
        </w:r>
        <w:r w:rsidR="00217DEF">
          <w:rPr>
            <w:noProof/>
            <w:webHidden/>
          </w:rPr>
          <w:instrText xml:space="preserve"> PAGEREF _Toc34901651 \h </w:instrText>
        </w:r>
        <w:r w:rsidR="00217DEF">
          <w:rPr>
            <w:noProof/>
            <w:webHidden/>
          </w:rPr>
        </w:r>
        <w:r w:rsidR="00217DEF">
          <w:rPr>
            <w:noProof/>
            <w:webHidden/>
          </w:rPr>
          <w:fldChar w:fldCharType="separate"/>
        </w:r>
        <w:r w:rsidR="00D71674">
          <w:rPr>
            <w:noProof/>
            <w:webHidden/>
          </w:rPr>
          <w:t>7</w:t>
        </w:r>
        <w:r w:rsidR="00217DEF">
          <w:rPr>
            <w:noProof/>
            <w:webHidden/>
          </w:rPr>
          <w:fldChar w:fldCharType="end"/>
        </w:r>
      </w:hyperlink>
    </w:p>
    <w:p w14:paraId="65ACCFD8" w14:textId="77777777" w:rsidR="00217DEF" w:rsidRDefault="003B7EA3" w:rsidP="00217DEF">
      <w:pPr>
        <w:pStyle w:val="20"/>
        <w:rPr>
          <w:noProof/>
        </w:rPr>
      </w:pPr>
      <w:hyperlink w:anchor="_Toc34901652" w:history="1">
        <w:r w:rsidR="00217DEF" w:rsidRPr="00A95C8C">
          <w:rPr>
            <w:rStyle w:val="af1"/>
            <w:rFonts w:ascii="黑体" w:hAnsi="黑体"/>
            <w:noProof/>
          </w:rPr>
          <w:t>2.2 PMSM</w:t>
        </w:r>
        <w:r w:rsidR="00217DEF" w:rsidRPr="00A95C8C">
          <w:rPr>
            <w:rStyle w:val="af1"/>
            <w:rFonts w:ascii="黑体" w:hAnsi="黑体" w:hint="eastAsia"/>
            <w:noProof/>
          </w:rPr>
          <w:t>绕组与磁链变化分析</w:t>
        </w:r>
        <w:r w:rsidR="00217DEF">
          <w:rPr>
            <w:noProof/>
            <w:webHidden/>
          </w:rPr>
          <w:tab/>
        </w:r>
        <w:r w:rsidR="00217DEF">
          <w:rPr>
            <w:noProof/>
            <w:webHidden/>
          </w:rPr>
          <w:fldChar w:fldCharType="begin"/>
        </w:r>
        <w:r w:rsidR="00217DEF">
          <w:rPr>
            <w:noProof/>
            <w:webHidden/>
          </w:rPr>
          <w:instrText xml:space="preserve"> PAGEREF _Toc34901652 \h </w:instrText>
        </w:r>
        <w:r w:rsidR="00217DEF">
          <w:rPr>
            <w:noProof/>
            <w:webHidden/>
          </w:rPr>
        </w:r>
        <w:r w:rsidR="00217DEF">
          <w:rPr>
            <w:noProof/>
            <w:webHidden/>
          </w:rPr>
          <w:fldChar w:fldCharType="separate"/>
        </w:r>
        <w:r w:rsidR="00D71674">
          <w:rPr>
            <w:noProof/>
            <w:webHidden/>
          </w:rPr>
          <w:t>8</w:t>
        </w:r>
        <w:r w:rsidR="00217DEF">
          <w:rPr>
            <w:noProof/>
            <w:webHidden/>
          </w:rPr>
          <w:fldChar w:fldCharType="end"/>
        </w:r>
      </w:hyperlink>
    </w:p>
    <w:p w14:paraId="31AE8502" w14:textId="77777777" w:rsidR="00217DEF" w:rsidRDefault="003B7EA3" w:rsidP="00217DEF">
      <w:pPr>
        <w:pStyle w:val="20"/>
        <w:rPr>
          <w:noProof/>
        </w:rPr>
      </w:pPr>
      <w:hyperlink w:anchor="_Toc34901653" w:history="1">
        <w:r w:rsidR="00217DEF" w:rsidRPr="00A95C8C">
          <w:rPr>
            <w:rStyle w:val="af1"/>
            <w:rFonts w:ascii="黑体" w:hAnsi="黑体"/>
            <w:noProof/>
          </w:rPr>
          <w:t xml:space="preserve">2.3 </w:t>
        </w:r>
        <w:r w:rsidR="00217DEF" w:rsidRPr="00A95C8C">
          <w:rPr>
            <w:rStyle w:val="af1"/>
            <w:rFonts w:ascii="黑体" w:hAnsi="黑体" w:hint="eastAsia"/>
            <w:noProof/>
          </w:rPr>
          <w:t>三相静止坐标系下</w:t>
        </w:r>
        <w:r w:rsidR="00217DEF" w:rsidRPr="00A95C8C">
          <w:rPr>
            <w:rStyle w:val="af1"/>
            <w:rFonts w:ascii="黑体" w:hAnsi="黑体"/>
            <w:noProof/>
          </w:rPr>
          <w:t>PMSM</w:t>
        </w:r>
        <w:r w:rsidR="00217DEF" w:rsidRPr="00A95C8C">
          <w:rPr>
            <w:rStyle w:val="af1"/>
            <w:rFonts w:ascii="黑体" w:hAnsi="黑体" w:hint="eastAsia"/>
            <w:noProof/>
          </w:rPr>
          <w:t>数学模型</w:t>
        </w:r>
        <w:r w:rsidR="00217DEF">
          <w:rPr>
            <w:noProof/>
            <w:webHidden/>
          </w:rPr>
          <w:tab/>
        </w:r>
        <w:r w:rsidR="00217DEF">
          <w:rPr>
            <w:noProof/>
            <w:webHidden/>
          </w:rPr>
          <w:fldChar w:fldCharType="begin"/>
        </w:r>
        <w:r w:rsidR="00217DEF">
          <w:rPr>
            <w:noProof/>
            <w:webHidden/>
          </w:rPr>
          <w:instrText xml:space="preserve"> PAGEREF _Toc34901653 \h </w:instrText>
        </w:r>
        <w:r w:rsidR="00217DEF">
          <w:rPr>
            <w:noProof/>
            <w:webHidden/>
          </w:rPr>
        </w:r>
        <w:r w:rsidR="00217DEF">
          <w:rPr>
            <w:noProof/>
            <w:webHidden/>
          </w:rPr>
          <w:fldChar w:fldCharType="separate"/>
        </w:r>
        <w:r w:rsidR="00D71674">
          <w:rPr>
            <w:noProof/>
            <w:webHidden/>
          </w:rPr>
          <w:t>9</w:t>
        </w:r>
        <w:r w:rsidR="00217DEF">
          <w:rPr>
            <w:noProof/>
            <w:webHidden/>
          </w:rPr>
          <w:fldChar w:fldCharType="end"/>
        </w:r>
      </w:hyperlink>
    </w:p>
    <w:p w14:paraId="0F317B04" w14:textId="77777777" w:rsidR="00217DEF" w:rsidRDefault="003B7EA3" w:rsidP="00217DEF">
      <w:pPr>
        <w:pStyle w:val="20"/>
        <w:rPr>
          <w:noProof/>
        </w:rPr>
      </w:pPr>
      <w:hyperlink w:anchor="_Toc34901654" w:history="1">
        <w:r w:rsidR="00217DEF" w:rsidRPr="00A95C8C">
          <w:rPr>
            <w:rStyle w:val="af1"/>
            <w:rFonts w:ascii="黑体" w:hAnsi="黑体"/>
            <w:noProof/>
          </w:rPr>
          <w:t xml:space="preserve">2.4 </w:t>
        </w:r>
        <w:r w:rsidR="00217DEF" w:rsidRPr="00A95C8C">
          <w:rPr>
            <w:rStyle w:val="af1"/>
            <w:rFonts w:ascii="黑体" w:hAnsi="黑体" w:hint="eastAsia"/>
            <w:noProof/>
          </w:rPr>
          <w:t>坐标变换</w:t>
        </w:r>
        <w:r w:rsidR="00217DEF">
          <w:rPr>
            <w:noProof/>
            <w:webHidden/>
          </w:rPr>
          <w:tab/>
        </w:r>
        <w:r w:rsidR="00217DEF">
          <w:rPr>
            <w:noProof/>
            <w:webHidden/>
          </w:rPr>
          <w:fldChar w:fldCharType="begin"/>
        </w:r>
        <w:r w:rsidR="00217DEF">
          <w:rPr>
            <w:noProof/>
            <w:webHidden/>
          </w:rPr>
          <w:instrText xml:space="preserve"> PAGEREF _Toc34901654 \h </w:instrText>
        </w:r>
        <w:r w:rsidR="00217DEF">
          <w:rPr>
            <w:noProof/>
            <w:webHidden/>
          </w:rPr>
        </w:r>
        <w:r w:rsidR="00217DEF">
          <w:rPr>
            <w:noProof/>
            <w:webHidden/>
          </w:rPr>
          <w:fldChar w:fldCharType="separate"/>
        </w:r>
        <w:r w:rsidR="00D71674">
          <w:rPr>
            <w:noProof/>
            <w:webHidden/>
          </w:rPr>
          <w:t>11</w:t>
        </w:r>
        <w:r w:rsidR="00217DEF">
          <w:rPr>
            <w:noProof/>
            <w:webHidden/>
          </w:rPr>
          <w:fldChar w:fldCharType="end"/>
        </w:r>
      </w:hyperlink>
    </w:p>
    <w:p w14:paraId="78490165" w14:textId="77777777" w:rsidR="00217DEF" w:rsidRDefault="003B7EA3" w:rsidP="00217DEF">
      <w:pPr>
        <w:pStyle w:val="30"/>
        <w:tabs>
          <w:tab w:val="right" w:leader="dot" w:pos="8296"/>
        </w:tabs>
        <w:spacing w:line="360" w:lineRule="auto"/>
        <w:rPr>
          <w:noProof/>
        </w:rPr>
      </w:pPr>
      <w:hyperlink w:anchor="_Toc34901655" w:history="1">
        <w:r w:rsidR="00217DEF" w:rsidRPr="00A95C8C">
          <w:rPr>
            <w:rStyle w:val="af1"/>
            <w:rFonts w:ascii="黑体" w:eastAsia="黑体" w:hAnsi="黑体"/>
            <w:noProof/>
          </w:rPr>
          <w:t>2.4.1 Clark</w:t>
        </w:r>
        <w:r w:rsidR="00217DEF" w:rsidRPr="00A95C8C">
          <w:rPr>
            <w:rStyle w:val="af1"/>
            <w:rFonts w:ascii="黑体" w:eastAsia="黑体" w:hAnsi="黑体" w:hint="eastAsia"/>
            <w:noProof/>
          </w:rPr>
          <w:t>变换</w:t>
        </w:r>
        <w:r w:rsidR="00217DEF">
          <w:rPr>
            <w:noProof/>
            <w:webHidden/>
          </w:rPr>
          <w:tab/>
        </w:r>
        <w:r w:rsidR="00217DEF">
          <w:rPr>
            <w:noProof/>
            <w:webHidden/>
          </w:rPr>
          <w:fldChar w:fldCharType="begin"/>
        </w:r>
        <w:r w:rsidR="00217DEF">
          <w:rPr>
            <w:noProof/>
            <w:webHidden/>
          </w:rPr>
          <w:instrText xml:space="preserve"> PAGEREF _Toc34901655 \h </w:instrText>
        </w:r>
        <w:r w:rsidR="00217DEF">
          <w:rPr>
            <w:noProof/>
            <w:webHidden/>
          </w:rPr>
        </w:r>
        <w:r w:rsidR="00217DEF">
          <w:rPr>
            <w:noProof/>
            <w:webHidden/>
          </w:rPr>
          <w:fldChar w:fldCharType="separate"/>
        </w:r>
        <w:r w:rsidR="00D71674">
          <w:rPr>
            <w:noProof/>
            <w:webHidden/>
          </w:rPr>
          <w:t>11</w:t>
        </w:r>
        <w:r w:rsidR="00217DEF">
          <w:rPr>
            <w:noProof/>
            <w:webHidden/>
          </w:rPr>
          <w:fldChar w:fldCharType="end"/>
        </w:r>
      </w:hyperlink>
    </w:p>
    <w:p w14:paraId="23C781B2" w14:textId="77777777" w:rsidR="00217DEF" w:rsidRDefault="003B7EA3" w:rsidP="00217DEF">
      <w:pPr>
        <w:pStyle w:val="30"/>
        <w:tabs>
          <w:tab w:val="right" w:leader="dot" w:pos="8296"/>
        </w:tabs>
        <w:spacing w:line="360" w:lineRule="auto"/>
        <w:rPr>
          <w:noProof/>
        </w:rPr>
      </w:pPr>
      <w:hyperlink w:anchor="_Toc34901656" w:history="1">
        <w:r w:rsidR="00217DEF" w:rsidRPr="00A95C8C">
          <w:rPr>
            <w:rStyle w:val="af1"/>
            <w:rFonts w:ascii="黑体" w:eastAsia="黑体" w:hAnsi="黑体"/>
            <w:noProof/>
          </w:rPr>
          <w:t>2.4.2 park</w:t>
        </w:r>
        <w:r w:rsidR="00217DEF" w:rsidRPr="00A95C8C">
          <w:rPr>
            <w:rStyle w:val="af1"/>
            <w:rFonts w:ascii="黑体" w:eastAsia="黑体" w:hAnsi="黑体" w:hint="eastAsia"/>
            <w:noProof/>
          </w:rPr>
          <w:t>变换</w:t>
        </w:r>
        <w:r w:rsidR="00217DEF">
          <w:rPr>
            <w:noProof/>
            <w:webHidden/>
          </w:rPr>
          <w:tab/>
        </w:r>
        <w:r w:rsidR="00217DEF">
          <w:rPr>
            <w:noProof/>
            <w:webHidden/>
          </w:rPr>
          <w:fldChar w:fldCharType="begin"/>
        </w:r>
        <w:r w:rsidR="00217DEF">
          <w:rPr>
            <w:noProof/>
            <w:webHidden/>
          </w:rPr>
          <w:instrText xml:space="preserve"> PAGEREF _Toc34901656 \h </w:instrText>
        </w:r>
        <w:r w:rsidR="00217DEF">
          <w:rPr>
            <w:noProof/>
            <w:webHidden/>
          </w:rPr>
        </w:r>
        <w:r w:rsidR="00217DEF">
          <w:rPr>
            <w:noProof/>
            <w:webHidden/>
          </w:rPr>
          <w:fldChar w:fldCharType="separate"/>
        </w:r>
        <w:r w:rsidR="00D71674">
          <w:rPr>
            <w:noProof/>
            <w:webHidden/>
          </w:rPr>
          <w:t>13</w:t>
        </w:r>
        <w:r w:rsidR="00217DEF">
          <w:rPr>
            <w:noProof/>
            <w:webHidden/>
          </w:rPr>
          <w:fldChar w:fldCharType="end"/>
        </w:r>
      </w:hyperlink>
    </w:p>
    <w:p w14:paraId="37C742D6" w14:textId="77777777" w:rsidR="00217DEF" w:rsidRDefault="003B7EA3" w:rsidP="00217DEF">
      <w:pPr>
        <w:pStyle w:val="20"/>
        <w:rPr>
          <w:noProof/>
        </w:rPr>
      </w:pPr>
      <w:hyperlink w:anchor="_Toc34901657" w:history="1">
        <w:r w:rsidR="00217DEF" w:rsidRPr="00A95C8C">
          <w:rPr>
            <w:rStyle w:val="af1"/>
            <w:rFonts w:ascii="黑体" w:hAnsi="黑体"/>
            <w:noProof/>
          </w:rPr>
          <w:t xml:space="preserve">2.5 </w:t>
        </w:r>
        <w:r w:rsidR="00217DEF" w:rsidRPr="00A95C8C">
          <w:rPr>
            <w:rStyle w:val="af1"/>
            <w:rFonts w:ascii="黑体" w:hAnsi="黑体" w:hint="eastAsia"/>
            <w:noProof/>
          </w:rPr>
          <w:t>两相旋转坐标系下</w:t>
        </w:r>
        <w:r w:rsidR="00217DEF" w:rsidRPr="00A95C8C">
          <w:rPr>
            <w:rStyle w:val="af1"/>
            <w:rFonts w:ascii="黑体" w:hAnsi="黑体"/>
            <w:noProof/>
          </w:rPr>
          <w:t>PMSM</w:t>
        </w:r>
        <w:r w:rsidR="00217DEF" w:rsidRPr="00A95C8C">
          <w:rPr>
            <w:rStyle w:val="af1"/>
            <w:rFonts w:ascii="黑体" w:hAnsi="黑体" w:hint="eastAsia"/>
            <w:noProof/>
          </w:rPr>
          <w:t>数学模型</w:t>
        </w:r>
        <w:r w:rsidR="00217DEF">
          <w:rPr>
            <w:noProof/>
            <w:webHidden/>
          </w:rPr>
          <w:tab/>
        </w:r>
        <w:r w:rsidR="00217DEF">
          <w:rPr>
            <w:noProof/>
            <w:webHidden/>
          </w:rPr>
          <w:fldChar w:fldCharType="begin"/>
        </w:r>
        <w:r w:rsidR="00217DEF">
          <w:rPr>
            <w:noProof/>
            <w:webHidden/>
          </w:rPr>
          <w:instrText xml:space="preserve"> PAGEREF _Toc34901657 \h </w:instrText>
        </w:r>
        <w:r w:rsidR="00217DEF">
          <w:rPr>
            <w:noProof/>
            <w:webHidden/>
          </w:rPr>
        </w:r>
        <w:r w:rsidR="00217DEF">
          <w:rPr>
            <w:noProof/>
            <w:webHidden/>
          </w:rPr>
          <w:fldChar w:fldCharType="separate"/>
        </w:r>
        <w:r w:rsidR="00D71674">
          <w:rPr>
            <w:noProof/>
            <w:webHidden/>
          </w:rPr>
          <w:t>14</w:t>
        </w:r>
        <w:r w:rsidR="00217DEF">
          <w:rPr>
            <w:noProof/>
            <w:webHidden/>
          </w:rPr>
          <w:fldChar w:fldCharType="end"/>
        </w:r>
      </w:hyperlink>
    </w:p>
    <w:p w14:paraId="725BD5EB" w14:textId="77777777" w:rsidR="00217DEF" w:rsidRDefault="003B7EA3" w:rsidP="00217DEF">
      <w:pPr>
        <w:pStyle w:val="20"/>
        <w:rPr>
          <w:noProof/>
        </w:rPr>
      </w:pPr>
      <w:hyperlink w:anchor="_Toc34901658" w:history="1">
        <w:r w:rsidR="00217DEF" w:rsidRPr="00A95C8C">
          <w:rPr>
            <w:rStyle w:val="af1"/>
            <w:rFonts w:ascii="黑体" w:hAnsi="黑体"/>
            <w:noProof/>
          </w:rPr>
          <w:t>2.6</w:t>
        </w:r>
        <w:r w:rsidR="00217DEF" w:rsidRPr="00A95C8C">
          <w:rPr>
            <w:rStyle w:val="af1"/>
            <w:rFonts w:ascii="黑体" w:hAnsi="黑体" w:hint="eastAsia"/>
            <w:noProof/>
          </w:rPr>
          <w:t>基于温度扰动的</w:t>
        </w:r>
        <w:r w:rsidR="00217DEF" w:rsidRPr="00A95C8C">
          <w:rPr>
            <w:rStyle w:val="af1"/>
            <w:rFonts w:ascii="黑体" w:hAnsi="黑体"/>
            <w:noProof/>
          </w:rPr>
          <w:t>matlab/simulinkPMSM</w:t>
        </w:r>
        <w:r w:rsidR="00217DEF" w:rsidRPr="00A95C8C">
          <w:rPr>
            <w:rStyle w:val="af1"/>
            <w:rFonts w:ascii="黑体" w:hAnsi="黑体" w:hint="eastAsia"/>
            <w:noProof/>
          </w:rPr>
          <w:t>模型搭建</w:t>
        </w:r>
        <w:r w:rsidR="00217DEF">
          <w:rPr>
            <w:noProof/>
            <w:webHidden/>
          </w:rPr>
          <w:tab/>
        </w:r>
        <w:r w:rsidR="00217DEF">
          <w:rPr>
            <w:noProof/>
            <w:webHidden/>
          </w:rPr>
          <w:fldChar w:fldCharType="begin"/>
        </w:r>
        <w:r w:rsidR="00217DEF">
          <w:rPr>
            <w:noProof/>
            <w:webHidden/>
          </w:rPr>
          <w:instrText xml:space="preserve"> PAGEREF _Toc34901658 \h </w:instrText>
        </w:r>
        <w:r w:rsidR="00217DEF">
          <w:rPr>
            <w:noProof/>
            <w:webHidden/>
          </w:rPr>
        </w:r>
        <w:r w:rsidR="00217DEF">
          <w:rPr>
            <w:noProof/>
            <w:webHidden/>
          </w:rPr>
          <w:fldChar w:fldCharType="separate"/>
        </w:r>
        <w:r w:rsidR="00D71674">
          <w:rPr>
            <w:noProof/>
            <w:webHidden/>
          </w:rPr>
          <w:t>15</w:t>
        </w:r>
        <w:r w:rsidR="00217DEF">
          <w:rPr>
            <w:noProof/>
            <w:webHidden/>
          </w:rPr>
          <w:fldChar w:fldCharType="end"/>
        </w:r>
      </w:hyperlink>
    </w:p>
    <w:p w14:paraId="482A91D4" w14:textId="77777777" w:rsidR="00217DEF" w:rsidRDefault="003B7EA3" w:rsidP="00217DEF">
      <w:pPr>
        <w:pStyle w:val="10"/>
        <w:tabs>
          <w:tab w:val="right" w:leader="dot" w:pos="8296"/>
        </w:tabs>
        <w:spacing w:line="360" w:lineRule="auto"/>
        <w:rPr>
          <w:noProof/>
        </w:rPr>
      </w:pPr>
      <w:hyperlink w:anchor="_Toc34901659" w:history="1">
        <w:r w:rsidR="00217DEF" w:rsidRPr="00A95C8C">
          <w:rPr>
            <w:rStyle w:val="af1"/>
            <w:rFonts w:ascii="黑体" w:eastAsia="黑体" w:hAnsi="黑体" w:hint="eastAsia"/>
            <w:noProof/>
          </w:rPr>
          <w:t>第三章</w:t>
        </w:r>
        <w:r w:rsidR="00217DEF" w:rsidRPr="00A95C8C">
          <w:rPr>
            <w:rStyle w:val="af1"/>
            <w:rFonts w:ascii="黑体" w:eastAsia="黑体" w:hAnsi="黑体"/>
            <w:noProof/>
          </w:rPr>
          <w:t xml:space="preserve"> PMSM</w:t>
        </w:r>
        <w:r w:rsidR="00217DEF" w:rsidRPr="00A95C8C">
          <w:rPr>
            <w:rStyle w:val="af1"/>
            <w:rFonts w:ascii="黑体" w:eastAsia="黑体" w:hAnsi="黑体" w:hint="eastAsia"/>
            <w:noProof/>
          </w:rPr>
          <w:t>控制原理分析与仿真</w:t>
        </w:r>
        <w:r w:rsidR="00217DEF">
          <w:rPr>
            <w:noProof/>
            <w:webHidden/>
          </w:rPr>
          <w:tab/>
        </w:r>
        <w:r w:rsidR="00217DEF">
          <w:rPr>
            <w:noProof/>
            <w:webHidden/>
          </w:rPr>
          <w:fldChar w:fldCharType="begin"/>
        </w:r>
        <w:r w:rsidR="00217DEF">
          <w:rPr>
            <w:noProof/>
            <w:webHidden/>
          </w:rPr>
          <w:instrText xml:space="preserve"> PAGEREF _Toc34901659 \h </w:instrText>
        </w:r>
        <w:r w:rsidR="00217DEF">
          <w:rPr>
            <w:noProof/>
            <w:webHidden/>
          </w:rPr>
        </w:r>
        <w:r w:rsidR="00217DEF">
          <w:rPr>
            <w:noProof/>
            <w:webHidden/>
          </w:rPr>
          <w:fldChar w:fldCharType="separate"/>
        </w:r>
        <w:r w:rsidR="00D71674">
          <w:rPr>
            <w:noProof/>
            <w:webHidden/>
          </w:rPr>
          <w:t>17</w:t>
        </w:r>
        <w:r w:rsidR="00217DEF">
          <w:rPr>
            <w:noProof/>
            <w:webHidden/>
          </w:rPr>
          <w:fldChar w:fldCharType="end"/>
        </w:r>
      </w:hyperlink>
    </w:p>
    <w:p w14:paraId="24295CCA" w14:textId="77777777" w:rsidR="00217DEF" w:rsidRDefault="003B7EA3" w:rsidP="00217DEF">
      <w:pPr>
        <w:pStyle w:val="20"/>
        <w:rPr>
          <w:noProof/>
        </w:rPr>
      </w:pPr>
      <w:hyperlink w:anchor="_Toc34901660" w:history="1">
        <w:r w:rsidR="00217DEF" w:rsidRPr="00A95C8C">
          <w:rPr>
            <w:rStyle w:val="af1"/>
            <w:rFonts w:ascii="黑体" w:hAnsi="黑体"/>
            <w:noProof/>
          </w:rPr>
          <w:t>3.1 PMSM</w:t>
        </w:r>
        <w:r w:rsidR="00217DEF" w:rsidRPr="00A95C8C">
          <w:rPr>
            <w:rStyle w:val="af1"/>
            <w:rFonts w:ascii="黑体" w:hAnsi="黑体" w:hint="eastAsia"/>
            <w:noProof/>
          </w:rPr>
          <w:t>矢量控制</w:t>
        </w:r>
        <w:r w:rsidR="00217DEF">
          <w:rPr>
            <w:noProof/>
            <w:webHidden/>
          </w:rPr>
          <w:tab/>
        </w:r>
        <w:r w:rsidR="00217DEF">
          <w:rPr>
            <w:noProof/>
            <w:webHidden/>
          </w:rPr>
          <w:fldChar w:fldCharType="begin"/>
        </w:r>
        <w:r w:rsidR="00217DEF">
          <w:rPr>
            <w:noProof/>
            <w:webHidden/>
          </w:rPr>
          <w:instrText xml:space="preserve"> PAGEREF _Toc34901660 \h </w:instrText>
        </w:r>
        <w:r w:rsidR="00217DEF">
          <w:rPr>
            <w:noProof/>
            <w:webHidden/>
          </w:rPr>
        </w:r>
        <w:r w:rsidR="00217DEF">
          <w:rPr>
            <w:noProof/>
            <w:webHidden/>
          </w:rPr>
          <w:fldChar w:fldCharType="separate"/>
        </w:r>
        <w:r w:rsidR="00D71674">
          <w:rPr>
            <w:noProof/>
            <w:webHidden/>
          </w:rPr>
          <w:t>17</w:t>
        </w:r>
        <w:r w:rsidR="00217DEF">
          <w:rPr>
            <w:noProof/>
            <w:webHidden/>
          </w:rPr>
          <w:fldChar w:fldCharType="end"/>
        </w:r>
      </w:hyperlink>
    </w:p>
    <w:p w14:paraId="61D98500" w14:textId="77777777" w:rsidR="00217DEF" w:rsidRDefault="003B7EA3" w:rsidP="00217DEF">
      <w:pPr>
        <w:pStyle w:val="20"/>
        <w:rPr>
          <w:noProof/>
        </w:rPr>
      </w:pPr>
      <w:hyperlink w:anchor="_Toc34901661" w:history="1">
        <w:r w:rsidR="00217DEF" w:rsidRPr="00A95C8C">
          <w:rPr>
            <w:rStyle w:val="af1"/>
            <w:rFonts w:ascii="黑体" w:hAnsi="黑体"/>
            <w:noProof/>
          </w:rPr>
          <w:t>3.2</w:t>
        </w:r>
        <w:r w:rsidR="00217DEF" w:rsidRPr="00A95C8C">
          <w:rPr>
            <w:rStyle w:val="af1"/>
            <w:rFonts w:ascii="黑体" w:hAnsi="黑体" w:hint="eastAsia"/>
            <w:noProof/>
          </w:rPr>
          <w:t>电压型</w:t>
        </w:r>
        <w:r w:rsidR="00217DEF" w:rsidRPr="00A95C8C">
          <w:rPr>
            <w:rStyle w:val="af1"/>
            <w:rFonts w:ascii="黑体" w:hAnsi="黑体"/>
            <w:noProof/>
          </w:rPr>
          <w:t xml:space="preserve"> PWM</w:t>
        </w:r>
        <w:r w:rsidR="00217DEF" w:rsidRPr="00A95C8C">
          <w:rPr>
            <w:rStyle w:val="af1"/>
            <w:rFonts w:ascii="黑体" w:hAnsi="黑体" w:hint="eastAsia"/>
            <w:noProof/>
          </w:rPr>
          <w:t>逆变器控制技术</w:t>
        </w:r>
        <w:r w:rsidR="00217DEF">
          <w:rPr>
            <w:noProof/>
            <w:webHidden/>
          </w:rPr>
          <w:tab/>
        </w:r>
        <w:r w:rsidR="00217DEF">
          <w:rPr>
            <w:noProof/>
            <w:webHidden/>
          </w:rPr>
          <w:fldChar w:fldCharType="begin"/>
        </w:r>
        <w:r w:rsidR="00217DEF">
          <w:rPr>
            <w:noProof/>
            <w:webHidden/>
          </w:rPr>
          <w:instrText xml:space="preserve"> PAGEREF _Toc34901661 \h </w:instrText>
        </w:r>
        <w:r w:rsidR="00217DEF">
          <w:rPr>
            <w:noProof/>
            <w:webHidden/>
          </w:rPr>
        </w:r>
        <w:r w:rsidR="00217DEF">
          <w:rPr>
            <w:noProof/>
            <w:webHidden/>
          </w:rPr>
          <w:fldChar w:fldCharType="separate"/>
        </w:r>
        <w:r w:rsidR="00D71674">
          <w:rPr>
            <w:noProof/>
            <w:webHidden/>
          </w:rPr>
          <w:t>18</w:t>
        </w:r>
        <w:r w:rsidR="00217DEF">
          <w:rPr>
            <w:noProof/>
            <w:webHidden/>
          </w:rPr>
          <w:fldChar w:fldCharType="end"/>
        </w:r>
      </w:hyperlink>
    </w:p>
    <w:p w14:paraId="70D0461C" w14:textId="77777777" w:rsidR="00217DEF" w:rsidRDefault="003B7EA3" w:rsidP="00217DEF">
      <w:pPr>
        <w:pStyle w:val="20"/>
        <w:rPr>
          <w:noProof/>
        </w:rPr>
      </w:pPr>
      <w:hyperlink w:anchor="_Toc34901662" w:history="1">
        <w:r w:rsidR="00217DEF" w:rsidRPr="00A95C8C">
          <w:rPr>
            <w:rStyle w:val="af1"/>
            <w:rFonts w:ascii="黑体" w:hAnsi="黑体"/>
            <w:noProof/>
          </w:rPr>
          <w:t>3.3</w:t>
        </w:r>
        <w:r w:rsidR="00217DEF" w:rsidRPr="00A95C8C">
          <w:rPr>
            <w:rStyle w:val="af1"/>
            <w:rFonts w:ascii="黑体" w:hAnsi="黑体" w:hint="eastAsia"/>
            <w:noProof/>
          </w:rPr>
          <w:t>空间矢量脉宽调制（</w:t>
        </w:r>
        <w:r w:rsidR="00217DEF" w:rsidRPr="00A95C8C">
          <w:rPr>
            <w:rStyle w:val="af1"/>
            <w:rFonts w:ascii="黑体" w:hAnsi="黑体"/>
            <w:noProof/>
          </w:rPr>
          <w:t>SVPWM</w:t>
        </w:r>
        <w:r w:rsidR="00217DEF" w:rsidRPr="00A95C8C">
          <w:rPr>
            <w:rStyle w:val="af1"/>
            <w:rFonts w:ascii="黑体" w:hAnsi="黑体" w:hint="eastAsia"/>
            <w:noProof/>
          </w:rPr>
          <w:t>）</w:t>
        </w:r>
        <w:r w:rsidR="00217DEF">
          <w:rPr>
            <w:noProof/>
            <w:webHidden/>
          </w:rPr>
          <w:tab/>
        </w:r>
        <w:r w:rsidR="00217DEF">
          <w:rPr>
            <w:noProof/>
            <w:webHidden/>
          </w:rPr>
          <w:fldChar w:fldCharType="begin"/>
        </w:r>
        <w:r w:rsidR="00217DEF">
          <w:rPr>
            <w:noProof/>
            <w:webHidden/>
          </w:rPr>
          <w:instrText xml:space="preserve"> PAGEREF _Toc34901662 \h </w:instrText>
        </w:r>
        <w:r w:rsidR="00217DEF">
          <w:rPr>
            <w:noProof/>
            <w:webHidden/>
          </w:rPr>
        </w:r>
        <w:r w:rsidR="00217DEF">
          <w:rPr>
            <w:noProof/>
            <w:webHidden/>
          </w:rPr>
          <w:fldChar w:fldCharType="separate"/>
        </w:r>
        <w:r w:rsidR="00D71674">
          <w:rPr>
            <w:noProof/>
            <w:webHidden/>
          </w:rPr>
          <w:t>18</w:t>
        </w:r>
        <w:r w:rsidR="00217DEF">
          <w:rPr>
            <w:noProof/>
            <w:webHidden/>
          </w:rPr>
          <w:fldChar w:fldCharType="end"/>
        </w:r>
      </w:hyperlink>
    </w:p>
    <w:p w14:paraId="011E9CB5" w14:textId="77777777" w:rsidR="00217DEF" w:rsidRDefault="003B7EA3" w:rsidP="00217DEF">
      <w:pPr>
        <w:pStyle w:val="30"/>
        <w:tabs>
          <w:tab w:val="right" w:leader="dot" w:pos="8296"/>
        </w:tabs>
        <w:spacing w:line="360" w:lineRule="auto"/>
        <w:rPr>
          <w:noProof/>
        </w:rPr>
      </w:pPr>
      <w:hyperlink w:anchor="_Toc34901663" w:history="1">
        <w:r w:rsidR="00217DEF" w:rsidRPr="00A95C8C">
          <w:rPr>
            <w:rStyle w:val="af1"/>
            <w:rFonts w:ascii="黑体" w:eastAsia="黑体" w:hAnsi="黑体"/>
            <w:noProof/>
          </w:rPr>
          <w:t>3.3.1</w:t>
        </w:r>
        <w:r w:rsidR="00217DEF" w:rsidRPr="00A95C8C">
          <w:rPr>
            <w:rStyle w:val="af1"/>
            <w:rFonts w:ascii="黑体" w:eastAsia="黑体" w:hAnsi="黑体" w:hint="eastAsia"/>
            <w:noProof/>
          </w:rPr>
          <w:t>三相电量空间矢量表示</w:t>
        </w:r>
        <w:r w:rsidR="00217DEF">
          <w:rPr>
            <w:noProof/>
            <w:webHidden/>
          </w:rPr>
          <w:tab/>
        </w:r>
        <w:r w:rsidR="00217DEF">
          <w:rPr>
            <w:noProof/>
            <w:webHidden/>
          </w:rPr>
          <w:fldChar w:fldCharType="begin"/>
        </w:r>
        <w:r w:rsidR="00217DEF">
          <w:rPr>
            <w:noProof/>
            <w:webHidden/>
          </w:rPr>
          <w:instrText xml:space="preserve"> PAGEREF _Toc34901663 \h </w:instrText>
        </w:r>
        <w:r w:rsidR="00217DEF">
          <w:rPr>
            <w:noProof/>
            <w:webHidden/>
          </w:rPr>
        </w:r>
        <w:r w:rsidR="00217DEF">
          <w:rPr>
            <w:noProof/>
            <w:webHidden/>
          </w:rPr>
          <w:fldChar w:fldCharType="separate"/>
        </w:r>
        <w:r w:rsidR="00D71674">
          <w:rPr>
            <w:noProof/>
            <w:webHidden/>
          </w:rPr>
          <w:t>19</w:t>
        </w:r>
        <w:r w:rsidR="00217DEF">
          <w:rPr>
            <w:noProof/>
            <w:webHidden/>
          </w:rPr>
          <w:fldChar w:fldCharType="end"/>
        </w:r>
      </w:hyperlink>
    </w:p>
    <w:p w14:paraId="0E6E7B09" w14:textId="77777777" w:rsidR="00217DEF" w:rsidRDefault="003B7EA3" w:rsidP="00217DEF">
      <w:pPr>
        <w:pStyle w:val="30"/>
        <w:tabs>
          <w:tab w:val="right" w:leader="dot" w:pos="8296"/>
        </w:tabs>
        <w:spacing w:line="360" w:lineRule="auto"/>
        <w:rPr>
          <w:noProof/>
        </w:rPr>
      </w:pPr>
      <w:hyperlink w:anchor="_Toc34901664" w:history="1">
        <w:r w:rsidR="00217DEF" w:rsidRPr="00A95C8C">
          <w:rPr>
            <w:rStyle w:val="af1"/>
            <w:rFonts w:ascii="黑体" w:eastAsia="黑体" w:hAnsi="黑体"/>
            <w:noProof/>
          </w:rPr>
          <w:t>3.3.2 SVPWM</w:t>
        </w:r>
        <w:r w:rsidR="00217DEF" w:rsidRPr="00A95C8C">
          <w:rPr>
            <w:rStyle w:val="af1"/>
            <w:rFonts w:ascii="黑体" w:eastAsia="黑体" w:hAnsi="黑体" w:hint="eastAsia"/>
            <w:noProof/>
          </w:rPr>
          <w:t>算法合成原理分析</w:t>
        </w:r>
        <w:r w:rsidR="00217DEF">
          <w:rPr>
            <w:noProof/>
            <w:webHidden/>
          </w:rPr>
          <w:tab/>
        </w:r>
        <w:r w:rsidR="00217DEF">
          <w:rPr>
            <w:noProof/>
            <w:webHidden/>
          </w:rPr>
          <w:fldChar w:fldCharType="begin"/>
        </w:r>
        <w:r w:rsidR="00217DEF">
          <w:rPr>
            <w:noProof/>
            <w:webHidden/>
          </w:rPr>
          <w:instrText xml:space="preserve"> PAGEREF _Toc34901664 \h </w:instrText>
        </w:r>
        <w:r w:rsidR="00217DEF">
          <w:rPr>
            <w:noProof/>
            <w:webHidden/>
          </w:rPr>
        </w:r>
        <w:r w:rsidR="00217DEF">
          <w:rPr>
            <w:noProof/>
            <w:webHidden/>
          </w:rPr>
          <w:fldChar w:fldCharType="separate"/>
        </w:r>
        <w:r w:rsidR="00D71674">
          <w:rPr>
            <w:noProof/>
            <w:webHidden/>
          </w:rPr>
          <w:t>21</w:t>
        </w:r>
        <w:r w:rsidR="00217DEF">
          <w:rPr>
            <w:noProof/>
            <w:webHidden/>
          </w:rPr>
          <w:fldChar w:fldCharType="end"/>
        </w:r>
      </w:hyperlink>
    </w:p>
    <w:p w14:paraId="3F72D359" w14:textId="77777777" w:rsidR="00217DEF" w:rsidRDefault="003B7EA3" w:rsidP="00217DEF">
      <w:pPr>
        <w:pStyle w:val="20"/>
        <w:rPr>
          <w:noProof/>
        </w:rPr>
      </w:pPr>
      <w:hyperlink w:anchor="_Toc34901665" w:history="1">
        <w:r w:rsidR="00217DEF" w:rsidRPr="00A95C8C">
          <w:rPr>
            <w:rStyle w:val="af1"/>
            <w:rFonts w:ascii="黑体" w:hAnsi="黑体"/>
            <w:noProof/>
          </w:rPr>
          <w:t>3.4 SVPWM</w:t>
        </w:r>
        <w:r w:rsidR="00217DEF" w:rsidRPr="00A95C8C">
          <w:rPr>
            <w:rStyle w:val="af1"/>
            <w:rFonts w:ascii="黑体" w:hAnsi="黑体" w:hint="eastAsia"/>
            <w:noProof/>
          </w:rPr>
          <w:t>算法实现</w:t>
        </w:r>
        <w:r w:rsidR="00217DEF">
          <w:rPr>
            <w:noProof/>
            <w:webHidden/>
          </w:rPr>
          <w:tab/>
        </w:r>
        <w:r w:rsidR="00217DEF">
          <w:rPr>
            <w:noProof/>
            <w:webHidden/>
          </w:rPr>
          <w:fldChar w:fldCharType="begin"/>
        </w:r>
        <w:r w:rsidR="00217DEF">
          <w:rPr>
            <w:noProof/>
            <w:webHidden/>
          </w:rPr>
          <w:instrText xml:space="preserve"> PAGEREF _Toc34901665 \h </w:instrText>
        </w:r>
        <w:r w:rsidR="00217DEF">
          <w:rPr>
            <w:noProof/>
            <w:webHidden/>
          </w:rPr>
        </w:r>
        <w:r w:rsidR="00217DEF">
          <w:rPr>
            <w:noProof/>
            <w:webHidden/>
          </w:rPr>
          <w:fldChar w:fldCharType="separate"/>
        </w:r>
        <w:r w:rsidR="00D71674">
          <w:rPr>
            <w:noProof/>
            <w:webHidden/>
          </w:rPr>
          <w:t>23</w:t>
        </w:r>
        <w:r w:rsidR="00217DEF">
          <w:rPr>
            <w:noProof/>
            <w:webHidden/>
          </w:rPr>
          <w:fldChar w:fldCharType="end"/>
        </w:r>
      </w:hyperlink>
    </w:p>
    <w:p w14:paraId="3322E2D3" w14:textId="77777777" w:rsidR="00217DEF" w:rsidRDefault="003B7EA3" w:rsidP="00217DEF">
      <w:pPr>
        <w:pStyle w:val="30"/>
        <w:tabs>
          <w:tab w:val="right" w:leader="dot" w:pos="8296"/>
        </w:tabs>
        <w:spacing w:line="360" w:lineRule="auto"/>
        <w:rPr>
          <w:noProof/>
        </w:rPr>
      </w:pPr>
      <w:hyperlink w:anchor="_Toc34901666" w:history="1">
        <w:r w:rsidR="00217DEF" w:rsidRPr="00A95C8C">
          <w:rPr>
            <w:rStyle w:val="af1"/>
            <w:rFonts w:ascii="黑体" w:eastAsia="黑体" w:hAnsi="黑体" w:cs="Times New Roman"/>
            <w:noProof/>
          </w:rPr>
          <w:t xml:space="preserve">3.4.1 </w:t>
        </w:r>
        <w:r w:rsidR="00217DEF" w:rsidRPr="00A95C8C">
          <w:rPr>
            <w:rStyle w:val="af1"/>
            <w:rFonts w:ascii="黑体" w:eastAsia="黑体" w:hAnsi="黑体" w:cs="Times New Roman" w:hint="eastAsia"/>
            <w:noProof/>
          </w:rPr>
          <w:t>确定参考电压矢量的扇区位置</w:t>
        </w:r>
        <w:r w:rsidR="00217DEF">
          <w:rPr>
            <w:noProof/>
            <w:webHidden/>
          </w:rPr>
          <w:tab/>
        </w:r>
        <w:r w:rsidR="00217DEF">
          <w:rPr>
            <w:noProof/>
            <w:webHidden/>
          </w:rPr>
          <w:fldChar w:fldCharType="begin"/>
        </w:r>
        <w:r w:rsidR="00217DEF">
          <w:rPr>
            <w:noProof/>
            <w:webHidden/>
          </w:rPr>
          <w:instrText xml:space="preserve"> PAGEREF _Toc34901666 \h </w:instrText>
        </w:r>
        <w:r w:rsidR="00217DEF">
          <w:rPr>
            <w:noProof/>
            <w:webHidden/>
          </w:rPr>
        </w:r>
        <w:r w:rsidR="00217DEF">
          <w:rPr>
            <w:noProof/>
            <w:webHidden/>
          </w:rPr>
          <w:fldChar w:fldCharType="separate"/>
        </w:r>
        <w:r w:rsidR="00D71674">
          <w:rPr>
            <w:noProof/>
            <w:webHidden/>
          </w:rPr>
          <w:t>23</w:t>
        </w:r>
        <w:r w:rsidR="00217DEF">
          <w:rPr>
            <w:noProof/>
            <w:webHidden/>
          </w:rPr>
          <w:fldChar w:fldCharType="end"/>
        </w:r>
      </w:hyperlink>
    </w:p>
    <w:p w14:paraId="5C648095" w14:textId="77777777" w:rsidR="00217DEF" w:rsidRDefault="003B7EA3" w:rsidP="00217DEF">
      <w:pPr>
        <w:pStyle w:val="30"/>
        <w:tabs>
          <w:tab w:val="right" w:leader="dot" w:pos="8296"/>
        </w:tabs>
        <w:spacing w:line="360" w:lineRule="auto"/>
        <w:rPr>
          <w:noProof/>
        </w:rPr>
      </w:pPr>
      <w:hyperlink w:anchor="_Toc34901667" w:history="1">
        <w:r w:rsidR="00217DEF" w:rsidRPr="00A95C8C">
          <w:rPr>
            <w:rStyle w:val="af1"/>
            <w:rFonts w:ascii="黑体" w:eastAsia="黑体" w:hAnsi="黑体"/>
            <w:noProof/>
          </w:rPr>
          <w:t xml:space="preserve">3.4.2 </w:t>
        </w:r>
        <w:r w:rsidR="00217DEF" w:rsidRPr="00A95C8C">
          <w:rPr>
            <w:rStyle w:val="af1"/>
            <w:rFonts w:ascii="黑体" w:eastAsia="黑体" w:hAnsi="黑体" w:hint="eastAsia"/>
            <w:noProof/>
          </w:rPr>
          <w:t>确定相邻两非零矢量以及零矢量作用时间</w:t>
        </w:r>
        <w:r w:rsidR="00217DEF">
          <w:rPr>
            <w:noProof/>
            <w:webHidden/>
          </w:rPr>
          <w:tab/>
        </w:r>
        <w:r w:rsidR="00217DEF">
          <w:rPr>
            <w:noProof/>
            <w:webHidden/>
          </w:rPr>
          <w:fldChar w:fldCharType="begin"/>
        </w:r>
        <w:r w:rsidR="00217DEF">
          <w:rPr>
            <w:noProof/>
            <w:webHidden/>
          </w:rPr>
          <w:instrText xml:space="preserve"> PAGEREF _Toc34901667 \h </w:instrText>
        </w:r>
        <w:r w:rsidR="00217DEF">
          <w:rPr>
            <w:noProof/>
            <w:webHidden/>
          </w:rPr>
        </w:r>
        <w:r w:rsidR="00217DEF">
          <w:rPr>
            <w:noProof/>
            <w:webHidden/>
          </w:rPr>
          <w:fldChar w:fldCharType="separate"/>
        </w:r>
        <w:r w:rsidR="00D71674">
          <w:rPr>
            <w:noProof/>
            <w:webHidden/>
          </w:rPr>
          <w:t>24</w:t>
        </w:r>
        <w:r w:rsidR="00217DEF">
          <w:rPr>
            <w:noProof/>
            <w:webHidden/>
          </w:rPr>
          <w:fldChar w:fldCharType="end"/>
        </w:r>
      </w:hyperlink>
    </w:p>
    <w:p w14:paraId="16A5BC5B" w14:textId="77777777" w:rsidR="00217DEF" w:rsidRDefault="003B7EA3" w:rsidP="00217DEF">
      <w:pPr>
        <w:pStyle w:val="30"/>
        <w:tabs>
          <w:tab w:val="right" w:leader="dot" w:pos="8296"/>
        </w:tabs>
        <w:spacing w:line="360" w:lineRule="auto"/>
        <w:rPr>
          <w:noProof/>
        </w:rPr>
      </w:pPr>
      <w:hyperlink w:anchor="_Toc34901668" w:history="1">
        <w:r w:rsidR="00217DEF" w:rsidRPr="00A95C8C">
          <w:rPr>
            <w:rStyle w:val="af1"/>
            <w:rFonts w:ascii="黑体" w:eastAsia="黑体" w:hAnsi="黑体"/>
            <w:noProof/>
          </w:rPr>
          <w:t xml:space="preserve">3.4.3 </w:t>
        </w:r>
        <w:r w:rsidR="00217DEF" w:rsidRPr="00A95C8C">
          <w:rPr>
            <w:rStyle w:val="af1"/>
            <w:rFonts w:ascii="黑体" w:eastAsia="黑体" w:hAnsi="黑体" w:hint="eastAsia"/>
            <w:noProof/>
          </w:rPr>
          <w:t>确定扇区矢量切换点</w:t>
        </w:r>
        <w:r w:rsidR="00217DEF">
          <w:rPr>
            <w:noProof/>
            <w:webHidden/>
          </w:rPr>
          <w:tab/>
        </w:r>
        <w:r w:rsidR="00217DEF">
          <w:rPr>
            <w:noProof/>
            <w:webHidden/>
          </w:rPr>
          <w:fldChar w:fldCharType="begin"/>
        </w:r>
        <w:r w:rsidR="00217DEF">
          <w:rPr>
            <w:noProof/>
            <w:webHidden/>
          </w:rPr>
          <w:instrText xml:space="preserve"> PAGEREF _Toc34901668 \h </w:instrText>
        </w:r>
        <w:r w:rsidR="00217DEF">
          <w:rPr>
            <w:noProof/>
            <w:webHidden/>
          </w:rPr>
        </w:r>
        <w:r w:rsidR="00217DEF">
          <w:rPr>
            <w:noProof/>
            <w:webHidden/>
          </w:rPr>
          <w:fldChar w:fldCharType="separate"/>
        </w:r>
        <w:r w:rsidR="00D71674">
          <w:rPr>
            <w:noProof/>
            <w:webHidden/>
          </w:rPr>
          <w:t>25</w:t>
        </w:r>
        <w:r w:rsidR="00217DEF">
          <w:rPr>
            <w:noProof/>
            <w:webHidden/>
          </w:rPr>
          <w:fldChar w:fldCharType="end"/>
        </w:r>
      </w:hyperlink>
    </w:p>
    <w:p w14:paraId="6F37BBEF" w14:textId="77777777" w:rsidR="00217DEF" w:rsidRDefault="003B7EA3" w:rsidP="00217DEF">
      <w:pPr>
        <w:pStyle w:val="30"/>
        <w:tabs>
          <w:tab w:val="right" w:leader="dot" w:pos="8296"/>
        </w:tabs>
        <w:spacing w:line="360" w:lineRule="auto"/>
        <w:rPr>
          <w:noProof/>
        </w:rPr>
      </w:pPr>
      <w:hyperlink w:anchor="_Toc34901669" w:history="1">
        <w:r w:rsidR="00217DEF" w:rsidRPr="00A95C8C">
          <w:rPr>
            <w:rStyle w:val="af1"/>
            <w:rFonts w:ascii="黑体" w:eastAsia="黑体" w:hAnsi="黑体"/>
            <w:noProof/>
          </w:rPr>
          <w:t xml:space="preserve">3.4.4 </w:t>
        </w:r>
        <w:r w:rsidR="00217DEF" w:rsidRPr="00A95C8C">
          <w:rPr>
            <w:rStyle w:val="af1"/>
            <w:rFonts w:ascii="黑体" w:eastAsia="黑体" w:hAnsi="黑体" w:hint="eastAsia"/>
            <w:noProof/>
          </w:rPr>
          <w:t>算法具体实现流程</w:t>
        </w:r>
        <w:r w:rsidR="00217DEF">
          <w:rPr>
            <w:noProof/>
            <w:webHidden/>
          </w:rPr>
          <w:tab/>
        </w:r>
        <w:r w:rsidR="00217DEF">
          <w:rPr>
            <w:noProof/>
            <w:webHidden/>
          </w:rPr>
          <w:fldChar w:fldCharType="begin"/>
        </w:r>
        <w:r w:rsidR="00217DEF">
          <w:rPr>
            <w:noProof/>
            <w:webHidden/>
          </w:rPr>
          <w:instrText xml:space="preserve"> PAGEREF _Toc34901669 \h </w:instrText>
        </w:r>
        <w:r w:rsidR="00217DEF">
          <w:rPr>
            <w:noProof/>
            <w:webHidden/>
          </w:rPr>
        </w:r>
        <w:r w:rsidR="00217DEF">
          <w:rPr>
            <w:noProof/>
            <w:webHidden/>
          </w:rPr>
          <w:fldChar w:fldCharType="separate"/>
        </w:r>
        <w:r w:rsidR="00D71674">
          <w:rPr>
            <w:noProof/>
            <w:webHidden/>
          </w:rPr>
          <w:t>26</w:t>
        </w:r>
        <w:r w:rsidR="00217DEF">
          <w:rPr>
            <w:noProof/>
            <w:webHidden/>
          </w:rPr>
          <w:fldChar w:fldCharType="end"/>
        </w:r>
      </w:hyperlink>
    </w:p>
    <w:p w14:paraId="4831A79A" w14:textId="77777777" w:rsidR="00217DEF" w:rsidRDefault="003B7EA3" w:rsidP="00217DEF">
      <w:pPr>
        <w:pStyle w:val="20"/>
        <w:rPr>
          <w:noProof/>
        </w:rPr>
      </w:pPr>
      <w:hyperlink w:anchor="_Toc34901670" w:history="1">
        <w:r w:rsidR="00217DEF" w:rsidRPr="00A95C8C">
          <w:rPr>
            <w:rStyle w:val="af1"/>
            <w:rFonts w:ascii="黑体" w:hAnsi="黑体"/>
            <w:noProof/>
          </w:rPr>
          <w:t>3.5 SVPWM</w:t>
        </w:r>
        <w:r w:rsidR="00217DEF" w:rsidRPr="00A95C8C">
          <w:rPr>
            <w:rStyle w:val="af1"/>
            <w:rFonts w:ascii="黑体" w:hAnsi="黑体" w:hint="eastAsia"/>
            <w:noProof/>
          </w:rPr>
          <w:t>算法仿真与结果分析</w:t>
        </w:r>
        <w:r w:rsidR="00217DEF">
          <w:rPr>
            <w:noProof/>
            <w:webHidden/>
          </w:rPr>
          <w:tab/>
        </w:r>
        <w:r w:rsidR="00217DEF">
          <w:rPr>
            <w:noProof/>
            <w:webHidden/>
          </w:rPr>
          <w:fldChar w:fldCharType="begin"/>
        </w:r>
        <w:r w:rsidR="00217DEF">
          <w:rPr>
            <w:noProof/>
            <w:webHidden/>
          </w:rPr>
          <w:instrText xml:space="preserve"> PAGEREF _Toc34901670 \h </w:instrText>
        </w:r>
        <w:r w:rsidR="00217DEF">
          <w:rPr>
            <w:noProof/>
            <w:webHidden/>
          </w:rPr>
        </w:r>
        <w:r w:rsidR="00217DEF">
          <w:rPr>
            <w:noProof/>
            <w:webHidden/>
          </w:rPr>
          <w:fldChar w:fldCharType="separate"/>
        </w:r>
        <w:r w:rsidR="00D71674">
          <w:rPr>
            <w:noProof/>
            <w:webHidden/>
          </w:rPr>
          <w:t>26</w:t>
        </w:r>
        <w:r w:rsidR="00217DEF">
          <w:rPr>
            <w:noProof/>
            <w:webHidden/>
          </w:rPr>
          <w:fldChar w:fldCharType="end"/>
        </w:r>
      </w:hyperlink>
    </w:p>
    <w:p w14:paraId="33F78873" w14:textId="77777777" w:rsidR="00217DEF" w:rsidRDefault="003B7EA3" w:rsidP="00217DEF">
      <w:pPr>
        <w:pStyle w:val="30"/>
        <w:tabs>
          <w:tab w:val="right" w:leader="dot" w:pos="8296"/>
        </w:tabs>
        <w:spacing w:line="360" w:lineRule="auto"/>
        <w:rPr>
          <w:noProof/>
        </w:rPr>
      </w:pPr>
      <w:hyperlink w:anchor="_Toc34901671" w:history="1">
        <w:r w:rsidR="00217DEF" w:rsidRPr="00A95C8C">
          <w:rPr>
            <w:rStyle w:val="af1"/>
            <w:rFonts w:ascii="黑体" w:eastAsia="黑体" w:hAnsi="黑体"/>
            <w:noProof/>
          </w:rPr>
          <w:t xml:space="preserve">3.5.1 </w:t>
        </w:r>
        <w:r w:rsidR="00217DEF" w:rsidRPr="00A95C8C">
          <w:rPr>
            <w:rStyle w:val="af1"/>
            <w:rFonts w:ascii="黑体" w:eastAsia="黑体" w:hAnsi="黑体" w:hint="eastAsia"/>
            <w:noProof/>
          </w:rPr>
          <w:t>建立仿真模型</w:t>
        </w:r>
        <w:r w:rsidR="00217DEF">
          <w:rPr>
            <w:noProof/>
            <w:webHidden/>
          </w:rPr>
          <w:tab/>
        </w:r>
        <w:r w:rsidR="00217DEF">
          <w:rPr>
            <w:noProof/>
            <w:webHidden/>
          </w:rPr>
          <w:fldChar w:fldCharType="begin"/>
        </w:r>
        <w:r w:rsidR="00217DEF">
          <w:rPr>
            <w:noProof/>
            <w:webHidden/>
          </w:rPr>
          <w:instrText xml:space="preserve"> PAGEREF _Toc34901671 \h </w:instrText>
        </w:r>
        <w:r w:rsidR="00217DEF">
          <w:rPr>
            <w:noProof/>
            <w:webHidden/>
          </w:rPr>
        </w:r>
        <w:r w:rsidR="00217DEF">
          <w:rPr>
            <w:noProof/>
            <w:webHidden/>
          </w:rPr>
          <w:fldChar w:fldCharType="separate"/>
        </w:r>
        <w:r w:rsidR="00D71674">
          <w:rPr>
            <w:noProof/>
            <w:webHidden/>
          </w:rPr>
          <w:t>27</w:t>
        </w:r>
        <w:r w:rsidR="00217DEF">
          <w:rPr>
            <w:noProof/>
            <w:webHidden/>
          </w:rPr>
          <w:fldChar w:fldCharType="end"/>
        </w:r>
      </w:hyperlink>
    </w:p>
    <w:p w14:paraId="3A3A84E3" w14:textId="77777777" w:rsidR="00217DEF" w:rsidRDefault="003B7EA3" w:rsidP="00217DEF">
      <w:pPr>
        <w:pStyle w:val="30"/>
        <w:tabs>
          <w:tab w:val="right" w:leader="dot" w:pos="8296"/>
        </w:tabs>
        <w:spacing w:line="360" w:lineRule="auto"/>
        <w:rPr>
          <w:noProof/>
        </w:rPr>
      </w:pPr>
      <w:hyperlink w:anchor="_Toc34901672" w:history="1">
        <w:r w:rsidR="00217DEF" w:rsidRPr="00A95C8C">
          <w:rPr>
            <w:rStyle w:val="af1"/>
            <w:rFonts w:ascii="黑体" w:eastAsia="黑体" w:hAnsi="黑体"/>
            <w:noProof/>
          </w:rPr>
          <w:t xml:space="preserve">3.5.2 </w:t>
        </w:r>
        <w:r w:rsidR="00217DEF" w:rsidRPr="00A95C8C">
          <w:rPr>
            <w:rStyle w:val="af1"/>
            <w:rFonts w:ascii="黑体" w:eastAsia="黑体" w:hAnsi="黑体" w:hint="eastAsia"/>
            <w:noProof/>
          </w:rPr>
          <w:t>仿真结果分析</w:t>
        </w:r>
        <w:r w:rsidR="00217DEF">
          <w:rPr>
            <w:noProof/>
            <w:webHidden/>
          </w:rPr>
          <w:tab/>
        </w:r>
        <w:r w:rsidR="00217DEF">
          <w:rPr>
            <w:noProof/>
            <w:webHidden/>
          </w:rPr>
          <w:fldChar w:fldCharType="begin"/>
        </w:r>
        <w:r w:rsidR="00217DEF">
          <w:rPr>
            <w:noProof/>
            <w:webHidden/>
          </w:rPr>
          <w:instrText xml:space="preserve"> PAGEREF _Toc34901672 \h </w:instrText>
        </w:r>
        <w:r w:rsidR="00217DEF">
          <w:rPr>
            <w:noProof/>
            <w:webHidden/>
          </w:rPr>
        </w:r>
        <w:r w:rsidR="00217DEF">
          <w:rPr>
            <w:noProof/>
            <w:webHidden/>
          </w:rPr>
          <w:fldChar w:fldCharType="separate"/>
        </w:r>
        <w:r w:rsidR="00D71674">
          <w:rPr>
            <w:noProof/>
            <w:webHidden/>
          </w:rPr>
          <w:t>28</w:t>
        </w:r>
        <w:r w:rsidR="00217DEF">
          <w:rPr>
            <w:noProof/>
            <w:webHidden/>
          </w:rPr>
          <w:fldChar w:fldCharType="end"/>
        </w:r>
      </w:hyperlink>
    </w:p>
    <w:p w14:paraId="7208BB86" w14:textId="77777777" w:rsidR="00217DEF" w:rsidRDefault="003B7EA3" w:rsidP="00217DEF">
      <w:pPr>
        <w:pStyle w:val="10"/>
        <w:tabs>
          <w:tab w:val="right" w:leader="dot" w:pos="8296"/>
        </w:tabs>
        <w:spacing w:line="360" w:lineRule="auto"/>
        <w:rPr>
          <w:noProof/>
        </w:rPr>
      </w:pPr>
      <w:hyperlink w:anchor="_Toc34901673" w:history="1">
        <w:r w:rsidR="00217DEF" w:rsidRPr="00A95C8C">
          <w:rPr>
            <w:rStyle w:val="af1"/>
            <w:rFonts w:ascii="黑体" w:eastAsia="黑体" w:hAnsi="黑体" w:hint="eastAsia"/>
            <w:noProof/>
          </w:rPr>
          <w:t>第四章</w:t>
        </w:r>
        <w:r w:rsidR="00217DEF" w:rsidRPr="00A95C8C">
          <w:rPr>
            <w:rStyle w:val="af1"/>
            <w:rFonts w:ascii="黑体" w:eastAsia="黑体" w:hAnsi="黑体"/>
            <w:noProof/>
          </w:rPr>
          <w:t xml:space="preserve"> </w:t>
        </w:r>
        <w:r w:rsidR="00217DEF" w:rsidRPr="00A95C8C">
          <w:rPr>
            <w:rStyle w:val="af1"/>
            <w:rFonts w:ascii="黑体" w:eastAsia="黑体" w:hAnsi="黑体" w:hint="eastAsia"/>
            <w:noProof/>
          </w:rPr>
          <w:t>基于</w:t>
        </w:r>
        <w:r w:rsidR="00217DEF" w:rsidRPr="00A95C8C">
          <w:rPr>
            <w:rStyle w:val="af1"/>
            <w:rFonts w:ascii="黑体" w:eastAsia="黑体" w:hAnsi="黑体"/>
            <w:noProof/>
          </w:rPr>
          <w:t>BP</w:t>
        </w:r>
        <w:r w:rsidR="00217DEF" w:rsidRPr="00A95C8C">
          <w:rPr>
            <w:rStyle w:val="af1"/>
            <w:rFonts w:ascii="黑体" w:eastAsia="黑体" w:hAnsi="黑体" w:hint="eastAsia"/>
            <w:noProof/>
          </w:rPr>
          <w:t>神经网络的</w:t>
        </w:r>
        <w:r w:rsidR="00217DEF" w:rsidRPr="00A95C8C">
          <w:rPr>
            <w:rStyle w:val="af1"/>
            <w:rFonts w:ascii="黑体" w:eastAsia="黑体" w:hAnsi="黑体"/>
            <w:noProof/>
          </w:rPr>
          <w:t>PMSM</w:t>
        </w:r>
        <w:r w:rsidR="00217DEF" w:rsidRPr="00A95C8C">
          <w:rPr>
            <w:rStyle w:val="af1"/>
            <w:rFonts w:ascii="黑体" w:eastAsia="黑体" w:hAnsi="黑体" w:hint="eastAsia"/>
            <w:noProof/>
          </w:rPr>
          <w:t>温度补偿系统仿真设计</w:t>
        </w:r>
        <w:r w:rsidR="00217DEF">
          <w:rPr>
            <w:noProof/>
            <w:webHidden/>
          </w:rPr>
          <w:tab/>
        </w:r>
        <w:r w:rsidR="00217DEF">
          <w:rPr>
            <w:noProof/>
            <w:webHidden/>
          </w:rPr>
          <w:fldChar w:fldCharType="begin"/>
        </w:r>
        <w:r w:rsidR="00217DEF">
          <w:rPr>
            <w:noProof/>
            <w:webHidden/>
          </w:rPr>
          <w:instrText xml:space="preserve"> PAGEREF _Toc34901673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14:paraId="540EF352" w14:textId="77777777" w:rsidR="00217DEF" w:rsidRDefault="003B7EA3" w:rsidP="00217DEF">
      <w:pPr>
        <w:pStyle w:val="20"/>
        <w:rPr>
          <w:noProof/>
        </w:rPr>
      </w:pPr>
      <w:hyperlink w:anchor="_Toc34901674" w:history="1">
        <w:r w:rsidR="00217DEF" w:rsidRPr="00A95C8C">
          <w:rPr>
            <w:rStyle w:val="af1"/>
            <w:rFonts w:ascii="黑体" w:hAnsi="黑体"/>
            <w:noProof/>
          </w:rPr>
          <w:t>4.1 BP</w:t>
        </w:r>
        <w:r w:rsidR="00217DEF" w:rsidRPr="00A95C8C">
          <w:rPr>
            <w:rStyle w:val="af1"/>
            <w:rFonts w:ascii="黑体" w:hAnsi="黑体" w:hint="eastAsia"/>
            <w:noProof/>
          </w:rPr>
          <w:t>神经网络原理分析与实现</w:t>
        </w:r>
        <w:r w:rsidR="00217DEF">
          <w:rPr>
            <w:noProof/>
            <w:webHidden/>
          </w:rPr>
          <w:tab/>
        </w:r>
        <w:r w:rsidR="00217DEF">
          <w:rPr>
            <w:noProof/>
            <w:webHidden/>
          </w:rPr>
          <w:fldChar w:fldCharType="begin"/>
        </w:r>
        <w:r w:rsidR="00217DEF">
          <w:rPr>
            <w:noProof/>
            <w:webHidden/>
          </w:rPr>
          <w:instrText xml:space="preserve"> PAGEREF _Toc34901674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14:paraId="5C998381" w14:textId="77777777" w:rsidR="00217DEF" w:rsidRDefault="003B7EA3" w:rsidP="00217DEF">
      <w:pPr>
        <w:pStyle w:val="30"/>
        <w:tabs>
          <w:tab w:val="right" w:leader="dot" w:pos="8296"/>
        </w:tabs>
        <w:spacing w:line="360" w:lineRule="auto"/>
        <w:rPr>
          <w:noProof/>
        </w:rPr>
      </w:pPr>
      <w:hyperlink w:anchor="_Toc34901675" w:history="1">
        <w:r w:rsidR="00217DEF" w:rsidRPr="00A95C8C">
          <w:rPr>
            <w:rStyle w:val="af1"/>
            <w:rFonts w:ascii="黑体" w:eastAsia="黑体" w:hAnsi="黑体"/>
            <w:noProof/>
          </w:rPr>
          <w:t>4.1.1 BP</w:t>
        </w:r>
        <w:r w:rsidR="00217DEF" w:rsidRPr="00A95C8C">
          <w:rPr>
            <w:rStyle w:val="af1"/>
            <w:rFonts w:ascii="黑体" w:eastAsia="黑体" w:hAnsi="黑体" w:hint="eastAsia"/>
            <w:noProof/>
          </w:rPr>
          <w:t>神经网络原理分析</w:t>
        </w:r>
        <w:r w:rsidR="00217DEF">
          <w:rPr>
            <w:noProof/>
            <w:webHidden/>
          </w:rPr>
          <w:tab/>
        </w:r>
        <w:r w:rsidR="00217DEF">
          <w:rPr>
            <w:noProof/>
            <w:webHidden/>
          </w:rPr>
          <w:fldChar w:fldCharType="begin"/>
        </w:r>
        <w:r w:rsidR="00217DEF">
          <w:rPr>
            <w:noProof/>
            <w:webHidden/>
          </w:rPr>
          <w:instrText xml:space="preserve"> PAGEREF _Toc34901675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14:paraId="0856C93A" w14:textId="77777777" w:rsidR="00217DEF" w:rsidRDefault="003B7EA3" w:rsidP="00217DEF">
      <w:pPr>
        <w:pStyle w:val="30"/>
        <w:tabs>
          <w:tab w:val="right" w:leader="dot" w:pos="8296"/>
        </w:tabs>
        <w:spacing w:line="360" w:lineRule="auto"/>
        <w:rPr>
          <w:noProof/>
        </w:rPr>
      </w:pPr>
      <w:hyperlink w:anchor="_Toc34901676" w:history="1">
        <w:r w:rsidR="00217DEF" w:rsidRPr="00A95C8C">
          <w:rPr>
            <w:rStyle w:val="af1"/>
            <w:rFonts w:ascii="黑体" w:eastAsia="黑体" w:hAnsi="黑体"/>
            <w:noProof/>
          </w:rPr>
          <w:t>4.1.2 BP</w:t>
        </w:r>
        <w:r w:rsidR="00217DEF" w:rsidRPr="00A95C8C">
          <w:rPr>
            <w:rStyle w:val="af1"/>
            <w:rFonts w:ascii="黑体" w:eastAsia="黑体" w:hAnsi="黑体" w:hint="eastAsia"/>
            <w:noProof/>
          </w:rPr>
          <w:t>神经网络实现方法</w:t>
        </w:r>
        <w:r w:rsidR="00217DEF">
          <w:rPr>
            <w:noProof/>
            <w:webHidden/>
          </w:rPr>
          <w:tab/>
        </w:r>
        <w:r w:rsidR="00217DEF">
          <w:rPr>
            <w:noProof/>
            <w:webHidden/>
          </w:rPr>
          <w:fldChar w:fldCharType="begin"/>
        </w:r>
        <w:r w:rsidR="00217DEF">
          <w:rPr>
            <w:noProof/>
            <w:webHidden/>
          </w:rPr>
          <w:instrText xml:space="preserve"> PAGEREF _Toc34901676 \h </w:instrText>
        </w:r>
        <w:r w:rsidR="00217DEF">
          <w:rPr>
            <w:noProof/>
            <w:webHidden/>
          </w:rPr>
        </w:r>
        <w:r w:rsidR="00217DEF">
          <w:rPr>
            <w:noProof/>
            <w:webHidden/>
          </w:rPr>
          <w:fldChar w:fldCharType="separate"/>
        </w:r>
        <w:r w:rsidR="00D71674">
          <w:rPr>
            <w:noProof/>
            <w:webHidden/>
          </w:rPr>
          <w:t>31</w:t>
        </w:r>
        <w:r w:rsidR="00217DEF">
          <w:rPr>
            <w:noProof/>
            <w:webHidden/>
          </w:rPr>
          <w:fldChar w:fldCharType="end"/>
        </w:r>
      </w:hyperlink>
    </w:p>
    <w:p w14:paraId="047275FD" w14:textId="77777777" w:rsidR="00217DEF" w:rsidRDefault="003B7EA3" w:rsidP="00217DEF">
      <w:pPr>
        <w:pStyle w:val="20"/>
        <w:rPr>
          <w:noProof/>
        </w:rPr>
      </w:pPr>
      <w:hyperlink w:anchor="_Toc34901677" w:history="1">
        <w:r w:rsidR="00217DEF" w:rsidRPr="00A95C8C">
          <w:rPr>
            <w:rStyle w:val="af1"/>
            <w:rFonts w:ascii="黑体" w:hAnsi="黑体"/>
            <w:noProof/>
          </w:rPr>
          <w:t>4.2</w:t>
        </w:r>
        <w:r w:rsidR="00217DEF" w:rsidRPr="00A95C8C">
          <w:rPr>
            <w:rStyle w:val="af1"/>
            <w:rFonts w:ascii="黑体" w:hAnsi="黑体" w:hint="eastAsia"/>
            <w:noProof/>
          </w:rPr>
          <w:t>电流环</w:t>
        </w:r>
        <w:r w:rsidR="00217DEF" w:rsidRPr="00A95C8C">
          <w:rPr>
            <w:rStyle w:val="af1"/>
            <w:rFonts w:ascii="黑体" w:hAnsi="黑体"/>
            <w:noProof/>
          </w:rPr>
          <w:t>PI</w:t>
        </w:r>
        <w:r w:rsidR="00217DEF" w:rsidRPr="00A95C8C">
          <w:rPr>
            <w:rStyle w:val="af1"/>
            <w:rFonts w:ascii="黑体" w:hAnsi="黑体" w:hint="eastAsia"/>
            <w:noProof/>
          </w:rPr>
          <w:t>控制器设计</w:t>
        </w:r>
        <w:r w:rsidR="00217DEF">
          <w:rPr>
            <w:noProof/>
            <w:webHidden/>
          </w:rPr>
          <w:tab/>
        </w:r>
        <w:r w:rsidR="00217DEF">
          <w:rPr>
            <w:noProof/>
            <w:webHidden/>
          </w:rPr>
          <w:fldChar w:fldCharType="begin"/>
        </w:r>
        <w:r w:rsidR="00217DEF">
          <w:rPr>
            <w:noProof/>
            <w:webHidden/>
          </w:rPr>
          <w:instrText xml:space="preserve"> PAGEREF _Toc34901677 \h </w:instrText>
        </w:r>
        <w:r w:rsidR="00217DEF">
          <w:rPr>
            <w:noProof/>
            <w:webHidden/>
          </w:rPr>
        </w:r>
        <w:r w:rsidR="00217DEF">
          <w:rPr>
            <w:noProof/>
            <w:webHidden/>
          </w:rPr>
          <w:fldChar w:fldCharType="separate"/>
        </w:r>
        <w:r w:rsidR="00D71674">
          <w:rPr>
            <w:noProof/>
            <w:webHidden/>
          </w:rPr>
          <w:t>35</w:t>
        </w:r>
        <w:r w:rsidR="00217DEF">
          <w:rPr>
            <w:noProof/>
            <w:webHidden/>
          </w:rPr>
          <w:fldChar w:fldCharType="end"/>
        </w:r>
      </w:hyperlink>
    </w:p>
    <w:p w14:paraId="36251C10" w14:textId="77777777" w:rsidR="00217DEF" w:rsidRDefault="003B7EA3" w:rsidP="00217DEF">
      <w:pPr>
        <w:pStyle w:val="20"/>
        <w:rPr>
          <w:noProof/>
        </w:rPr>
      </w:pPr>
      <w:hyperlink w:anchor="_Toc34901678" w:history="1">
        <w:r w:rsidR="00217DEF" w:rsidRPr="00A95C8C">
          <w:rPr>
            <w:rStyle w:val="af1"/>
            <w:rFonts w:ascii="黑体" w:hAnsi="黑体"/>
            <w:noProof/>
          </w:rPr>
          <w:t>4.3</w:t>
        </w:r>
        <w:r w:rsidR="00217DEF" w:rsidRPr="00A95C8C">
          <w:rPr>
            <w:rStyle w:val="af1"/>
            <w:rFonts w:ascii="黑体" w:hAnsi="黑体" w:hint="eastAsia"/>
            <w:noProof/>
          </w:rPr>
          <w:t>速度环</w:t>
        </w:r>
        <w:r w:rsidR="00217DEF" w:rsidRPr="00A95C8C">
          <w:rPr>
            <w:rStyle w:val="af1"/>
            <w:rFonts w:ascii="黑体" w:hAnsi="黑体"/>
            <w:noProof/>
          </w:rPr>
          <w:t>PI</w:t>
        </w:r>
        <w:r w:rsidR="00217DEF" w:rsidRPr="00A95C8C">
          <w:rPr>
            <w:rStyle w:val="af1"/>
            <w:rFonts w:ascii="黑体" w:hAnsi="黑体" w:hint="eastAsia"/>
            <w:noProof/>
          </w:rPr>
          <w:t>控制器设计</w:t>
        </w:r>
        <w:r w:rsidR="00217DEF">
          <w:rPr>
            <w:noProof/>
            <w:webHidden/>
          </w:rPr>
          <w:tab/>
        </w:r>
        <w:r w:rsidR="00217DEF">
          <w:rPr>
            <w:noProof/>
            <w:webHidden/>
          </w:rPr>
          <w:fldChar w:fldCharType="begin"/>
        </w:r>
        <w:r w:rsidR="00217DEF">
          <w:rPr>
            <w:noProof/>
            <w:webHidden/>
          </w:rPr>
          <w:instrText xml:space="preserve"> PAGEREF _Toc34901678 \h </w:instrText>
        </w:r>
        <w:r w:rsidR="00217DEF">
          <w:rPr>
            <w:noProof/>
            <w:webHidden/>
          </w:rPr>
        </w:r>
        <w:r w:rsidR="00217DEF">
          <w:rPr>
            <w:noProof/>
            <w:webHidden/>
          </w:rPr>
          <w:fldChar w:fldCharType="separate"/>
        </w:r>
        <w:r w:rsidR="00D71674">
          <w:rPr>
            <w:noProof/>
            <w:webHidden/>
          </w:rPr>
          <w:t>35</w:t>
        </w:r>
        <w:r w:rsidR="00217DEF">
          <w:rPr>
            <w:noProof/>
            <w:webHidden/>
          </w:rPr>
          <w:fldChar w:fldCharType="end"/>
        </w:r>
      </w:hyperlink>
    </w:p>
    <w:p w14:paraId="48B271A5" w14:textId="77777777" w:rsidR="00217DEF" w:rsidRDefault="003B7EA3" w:rsidP="00217DEF">
      <w:pPr>
        <w:pStyle w:val="20"/>
        <w:rPr>
          <w:noProof/>
        </w:rPr>
      </w:pPr>
      <w:hyperlink w:anchor="_Toc34901679" w:history="1">
        <w:r w:rsidR="00217DEF" w:rsidRPr="00A95C8C">
          <w:rPr>
            <w:rStyle w:val="af1"/>
            <w:rFonts w:ascii="黑体" w:hAnsi="黑体"/>
            <w:noProof/>
          </w:rPr>
          <w:t>4.4 PMSM</w:t>
        </w:r>
        <w:r w:rsidR="00217DEF" w:rsidRPr="00A95C8C">
          <w:rPr>
            <w:rStyle w:val="af1"/>
            <w:rFonts w:ascii="黑体" w:hAnsi="黑体" w:hint="eastAsia"/>
            <w:noProof/>
          </w:rPr>
          <w:t>控制系统设计与仿真</w:t>
        </w:r>
        <w:r w:rsidR="00217DEF">
          <w:rPr>
            <w:noProof/>
            <w:webHidden/>
          </w:rPr>
          <w:tab/>
        </w:r>
        <w:r w:rsidR="00217DEF">
          <w:rPr>
            <w:noProof/>
            <w:webHidden/>
          </w:rPr>
          <w:fldChar w:fldCharType="begin"/>
        </w:r>
        <w:r w:rsidR="00217DEF">
          <w:rPr>
            <w:noProof/>
            <w:webHidden/>
          </w:rPr>
          <w:instrText xml:space="preserve"> PAGEREF _Toc34901679 \h </w:instrText>
        </w:r>
        <w:r w:rsidR="00217DEF">
          <w:rPr>
            <w:noProof/>
            <w:webHidden/>
          </w:rPr>
        </w:r>
        <w:r w:rsidR="00217DEF">
          <w:rPr>
            <w:noProof/>
            <w:webHidden/>
          </w:rPr>
          <w:fldChar w:fldCharType="separate"/>
        </w:r>
        <w:r w:rsidR="00D71674">
          <w:rPr>
            <w:noProof/>
            <w:webHidden/>
          </w:rPr>
          <w:t>36</w:t>
        </w:r>
        <w:r w:rsidR="00217DEF">
          <w:rPr>
            <w:noProof/>
            <w:webHidden/>
          </w:rPr>
          <w:fldChar w:fldCharType="end"/>
        </w:r>
      </w:hyperlink>
    </w:p>
    <w:p w14:paraId="00BEACFF" w14:textId="77777777" w:rsidR="00217DEF" w:rsidRDefault="003B7EA3" w:rsidP="00217DEF">
      <w:pPr>
        <w:pStyle w:val="30"/>
        <w:tabs>
          <w:tab w:val="right" w:leader="dot" w:pos="8296"/>
        </w:tabs>
        <w:spacing w:line="360" w:lineRule="auto"/>
        <w:rPr>
          <w:noProof/>
        </w:rPr>
      </w:pPr>
      <w:hyperlink w:anchor="_Toc34901680" w:history="1">
        <w:r w:rsidR="00217DEF" w:rsidRPr="00A95C8C">
          <w:rPr>
            <w:rStyle w:val="af1"/>
            <w:rFonts w:ascii="黑体" w:eastAsia="黑体" w:hAnsi="黑体"/>
            <w:noProof/>
          </w:rPr>
          <w:t xml:space="preserve">4.4.1 </w:t>
        </w:r>
        <w:r w:rsidR="00217DEF" w:rsidRPr="00A95C8C">
          <w:rPr>
            <w:rStyle w:val="af1"/>
            <w:rFonts w:ascii="黑体" w:eastAsia="黑体" w:hAnsi="黑体" w:hint="eastAsia"/>
            <w:noProof/>
          </w:rPr>
          <w:t>理想状态下电机控制系统设计与仿真</w:t>
        </w:r>
        <w:r w:rsidR="00217DEF">
          <w:rPr>
            <w:noProof/>
            <w:webHidden/>
          </w:rPr>
          <w:tab/>
        </w:r>
        <w:r w:rsidR="00217DEF">
          <w:rPr>
            <w:noProof/>
            <w:webHidden/>
          </w:rPr>
          <w:fldChar w:fldCharType="begin"/>
        </w:r>
        <w:r w:rsidR="00217DEF">
          <w:rPr>
            <w:noProof/>
            <w:webHidden/>
          </w:rPr>
          <w:instrText xml:space="preserve"> PAGEREF _Toc34901680 \h </w:instrText>
        </w:r>
        <w:r w:rsidR="00217DEF">
          <w:rPr>
            <w:noProof/>
            <w:webHidden/>
          </w:rPr>
        </w:r>
        <w:r w:rsidR="00217DEF">
          <w:rPr>
            <w:noProof/>
            <w:webHidden/>
          </w:rPr>
          <w:fldChar w:fldCharType="separate"/>
        </w:r>
        <w:r w:rsidR="00D71674">
          <w:rPr>
            <w:noProof/>
            <w:webHidden/>
          </w:rPr>
          <w:t>36</w:t>
        </w:r>
        <w:r w:rsidR="00217DEF">
          <w:rPr>
            <w:noProof/>
            <w:webHidden/>
          </w:rPr>
          <w:fldChar w:fldCharType="end"/>
        </w:r>
      </w:hyperlink>
    </w:p>
    <w:p w14:paraId="2DFF7540" w14:textId="77777777" w:rsidR="00217DEF" w:rsidRDefault="003B7EA3" w:rsidP="00217DEF">
      <w:pPr>
        <w:pStyle w:val="30"/>
        <w:tabs>
          <w:tab w:val="right" w:leader="dot" w:pos="8296"/>
        </w:tabs>
        <w:spacing w:line="360" w:lineRule="auto"/>
        <w:rPr>
          <w:noProof/>
        </w:rPr>
      </w:pPr>
      <w:hyperlink w:anchor="_Toc34901681" w:history="1">
        <w:r w:rsidR="00217DEF" w:rsidRPr="00A95C8C">
          <w:rPr>
            <w:rStyle w:val="af1"/>
            <w:rFonts w:ascii="黑体" w:eastAsia="黑体" w:hAnsi="黑体"/>
            <w:noProof/>
          </w:rPr>
          <w:t xml:space="preserve">4.4.2 </w:t>
        </w:r>
        <w:r w:rsidR="00217DEF" w:rsidRPr="00A95C8C">
          <w:rPr>
            <w:rStyle w:val="af1"/>
            <w:rFonts w:ascii="黑体" w:eastAsia="黑体" w:hAnsi="黑体" w:hint="eastAsia"/>
            <w:noProof/>
          </w:rPr>
          <w:t>带温度扰动电机控制系统设计与仿真</w:t>
        </w:r>
        <w:r w:rsidR="00217DEF">
          <w:rPr>
            <w:noProof/>
            <w:webHidden/>
          </w:rPr>
          <w:tab/>
        </w:r>
        <w:r w:rsidR="00217DEF">
          <w:rPr>
            <w:noProof/>
            <w:webHidden/>
          </w:rPr>
          <w:fldChar w:fldCharType="begin"/>
        </w:r>
        <w:r w:rsidR="00217DEF">
          <w:rPr>
            <w:noProof/>
            <w:webHidden/>
          </w:rPr>
          <w:instrText xml:space="preserve"> PAGEREF _Toc34901681 \h </w:instrText>
        </w:r>
        <w:r w:rsidR="00217DEF">
          <w:rPr>
            <w:noProof/>
            <w:webHidden/>
          </w:rPr>
        </w:r>
        <w:r w:rsidR="00217DEF">
          <w:rPr>
            <w:noProof/>
            <w:webHidden/>
          </w:rPr>
          <w:fldChar w:fldCharType="separate"/>
        </w:r>
        <w:r w:rsidR="00D71674">
          <w:rPr>
            <w:noProof/>
            <w:webHidden/>
          </w:rPr>
          <w:t>40</w:t>
        </w:r>
        <w:r w:rsidR="00217DEF">
          <w:rPr>
            <w:noProof/>
            <w:webHidden/>
          </w:rPr>
          <w:fldChar w:fldCharType="end"/>
        </w:r>
      </w:hyperlink>
    </w:p>
    <w:p w14:paraId="3C41DE16" w14:textId="77777777" w:rsidR="00217DEF" w:rsidRDefault="003B7EA3" w:rsidP="00217DEF">
      <w:pPr>
        <w:pStyle w:val="30"/>
        <w:tabs>
          <w:tab w:val="right" w:leader="dot" w:pos="8296"/>
        </w:tabs>
        <w:spacing w:line="360" w:lineRule="auto"/>
        <w:rPr>
          <w:noProof/>
        </w:rPr>
      </w:pPr>
      <w:hyperlink w:anchor="_Toc34901682" w:history="1">
        <w:r w:rsidR="00217DEF" w:rsidRPr="00A95C8C">
          <w:rPr>
            <w:rStyle w:val="af1"/>
            <w:rFonts w:ascii="黑体" w:eastAsia="黑体" w:hAnsi="黑体"/>
            <w:noProof/>
          </w:rPr>
          <w:t xml:space="preserve">4.4.3 </w:t>
        </w:r>
        <w:r w:rsidR="00217DEF" w:rsidRPr="00A95C8C">
          <w:rPr>
            <w:rStyle w:val="af1"/>
            <w:rFonts w:ascii="黑体" w:eastAsia="黑体" w:hAnsi="黑体" w:hint="eastAsia"/>
            <w:noProof/>
          </w:rPr>
          <w:t>仿真结果对比分析</w:t>
        </w:r>
        <w:r w:rsidR="00217DEF">
          <w:rPr>
            <w:noProof/>
            <w:webHidden/>
          </w:rPr>
          <w:tab/>
        </w:r>
        <w:r w:rsidR="00217DEF">
          <w:rPr>
            <w:noProof/>
            <w:webHidden/>
          </w:rPr>
          <w:fldChar w:fldCharType="begin"/>
        </w:r>
        <w:r w:rsidR="00217DEF">
          <w:rPr>
            <w:noProof/>
            <w:webHidden/>
          </w:rPr>
          <w:instrText xml:space="preserve"> PAGEREF _Toc34901682 \h </w:instrText>
        </w:r>
        <w:r w:rsidR="00217DEF">
          <w:rPr>
            <w:noProof/>
            <w:webHidden/>
          </w:rPr>
        </w:r>
        <w:r w:rsidR="00217DEF">
          <w:rPr>
            <w:noProof/>
            <w:webHidden/>
          </w:rPr>
          <w:fldChar w:fldCharType="separate"/>
        </w:r>
        <w:r w:rsidR="00D71674">
          <w:rPr>
            <w:noProof/>
            <w:webHidden/>
          </w:rPr>
          <w:t>42</w:t>
        </w:r>
        <w:r w:rsidR="00217DEF">
          <w:rPr>
            <w:noProof/>
            <w:webHidden/>
          </w:rPr>
          <w:fldChar w:fldCharType="end"/>
        </w:r>
      </w:hyperlink>
    </w:p>
    <w:p w14:paraId="45F1BC0F" w14:textId="77777777" w:rsidR="00217DEF" w:rsidRDefault="003B7EA3" w:rsidP="00217DEF">
      <w:pPr>
        <w:pStyle w:val="20"/>
        <w:rPr>
          <w:noProof/>
        </w:rPr>
      </w:pPr>
      <w:hyperlink w:anchor="_Toc34901683" w:history="1">
        <w:r w:rsidR="00217DEF" w:rsidRPr="00A95C8C">
          <w:rPr>
            <w:rStyle w:val="af1"/>
            <w:rFonts w:ascii="黑体" w:hAnsi="黑体"/>
            <w:noProof/>
          </w:rPr>
          <w:t>4.5 PMSM</w:t>
        </w:r>
        <w:r w:rsidR="00217DEF" w:rsidRPr="00A95C8C">
          <w:rPr>
            <w:rStyle w:val="af1"/>
            <w:rFonts w:ascii="黑体" w:hAnsi="黑体" w:hint="eastAsia"/>
            <w:noProof/>
          </w:rPr>
          <w:t>温度补偿方案设计与</w:t>
        </w:r>
        <w:r w:rsidR="00217DEF" w:rsidRPr="00A95C8C">
          <w:rPr>
            <w:rStyle w:val="af1"/>
            <w:rFonts w:ascii="黑体" w:hAnsi="黑体"/>
            <w:noProof/>
          </w:rPr>
          <w:t>simulink</w:t>
        </w:r>
        <w:r w:rsidR="00217DEF" w:rsidRPr="00A95C8C">
          <w:rPr>
            <w:rStyle w:val="af1"/>
            <w:rFonts w:ascii="黑体" w:hAnsi="黑体" w:hint="eastAsia"/>
            <w:noProof/>
          </w:rPr>
          <w:t>模型搭建</w:t>
        </w:r>
        <w:r w:rsidR="00217DEF">
          <w:rPr>
            <w:noProof/>
            <w:webHidden/>
          </w:rPr>
          <w:tab/>
        </w:r>
        <w:r w:rsidR="00217DEF">
          <w:rPr>
            <w:noProof/>
            <w:webHidden/>
          </w:rPr>
          <w:fldChar w:fldCharType="begin"/>
        </w:r>
        <w:r w:rsidR="00217DEF">
          <w:rPr>
            <w:noProof/>
            <w:webHidden/>
          </w:rPr>
          <w:instrText xml:space="preserve"> PAGEREF _Toc34901683 \h </w:instrText>
        </w:r>
        <w:r w:rsidR="00217DEF">
          <w:rPr>
            <w:noProof/>
            <w:webHidden/>
          </w:rPr>
        </w:r>
        <w:r w:rsidR="00217DEF">
          <w:rPr>
            <w:noProof/>
            <w:webHidden/>
          </w:rPr>
          <w:fldChar w:fldCharType="separate"/>
        </w:r>
        <w:r w:rsidR="00D71674">
          <w:rPr>
            <w:noProof/>
            <w:webHidden/>
          </w:rPr>
          <w:t>42</w:t>
        </w:r>
        <w:r w:rsidR="00217DEF">
          <w:rPr>
            <w:noProof/>
            <w:webHidden/>
          </w:rPr>
          <w:fldChar w:fldCharType="end"/>
        </w:r>
      </w:hyperlink>
    </w:p>
    <w:p w14:paraId="65C8674F" w14:textId="77777777" w:rsidR="00217DEF" w:rsidRDefault="003B7EA3" w:rsidP="00217DEF">
      <w:pPr>
        <w:pStyle w:val="30"/>
        <w:tabs>
          <w:tab w:val="right" w:leader="dot" w:pos="8296"/>
        </w:tabs>
        <w:spacing w:line="360" w:lineRule="auto"/>
        <w:rPr>
          <w:noProof/>
        </w:rPr>
      </w:pPr>
      <w:hyperlink w:anchor="_Toc34901684" w:history="1">
        <w:r w:rsidR="00217DEF" w:rsidRPr="00A95C8C">
          <w:rPr>
            <w:rStyle w:val="af1"/>
            <w:rFonts w:ascii="黑体" w:eastAsia="黑体" w:hAnsi="黑体"/>
            <w:noProof/>
          </w:rPr>
          <w:t>4.5.1 BP</w:t>
        </w:r>
        <w:r w:rsidR="00217DEF" w:rsidRPr="00A95C8C">
          <w:rPr>
            <w:rStyle w:val="af1"/>
            <w:rFonts w:ascii="黑体" w:eastAsia="黑体" w:hAnsi="黑体" w:hint="eastAsia"/>
            <w:noProof/>
          </w:rPr>
          <w:t>神经网络模型搭建</w:t>
        </w:r>
        <w:r w:rsidR="00217DEF">
          <w:rPr>
            <w:noProof/>
            <w:webHidden/>
          </w:rPr>
          <w:tab/>
        </w:r>
        <w:r w:rsidR="00217DEF">
          <w:rPr>
            <w:noProof/>
            <w:webHidden/>
          </w:rPr>
          <w:fldChar w:fldCharType="begin"/>
        </w:r>
        <w:r w:rsidR="00217DEF">
          <w:rPr>
            <w:noProof/>
            <w:webHidden/>
          </w:rPr>
          <w:instrText xml:space="preserve"> PAGEREF _Toc34901684 \h </w:instrText>
        </w:r>
        <w:r w:rsidR="00217DEF">
          <w:rPr>
            <w:noProof/>
            <w:webHidden/>
          </w:rPr>
        </w:r>
        <w:r w:rsidR="00217DEF">
          <w:rPr>
            <w:noProof/>
            <w:webHidden/>
          </w:rPr>
          <w:fldChar w:fldCharType="separate"/>
        </w:r>
        <w:r w:rsidR="00D71674">
          <w:rPr>
            <w:noProof/>
            <w:webHidden/>
          </w:rPr>
          <w:t>43</w:t>
        </w:r>
        <w:r w:rsidR="00217DEF">
          <w:rPr>
            <w:noProof/>
            <w:webHidden/>
          </w:rPr>
          <w:fldChar w:fldCharType="end"/>
        </w:r>
      </w:hyperlink>
    </w:p>
    <w:p w14:paraId="54303610" w14:textId="77777777" w:rsidR="00217DEF" w:rsidRDefault="003B7EA3" w:rsidP="00217DEF">
      <w:pPr>
        <w:pStyle w:val="30"/>
        <w:tabs>
          <w:tab w:val="right" w:leader="dot" w:pos="8296"/>
        </w:tabs>
        <w:spacing w:line="360" w:lineRule="auto"/>
        <w:rPr>
          <w:noProof/>
        </w:rPr>
      </w:pPr>
      <w:hyperlink w:anchor="_Toc34901685" w:history="1">
        <w:r w:rsidR="00217DEF" w:rsidRPr="00A95C8C">
          <w:rPr>
            <w:rStyle w:val="af1"/>
            <w:rFonts w:ascii="黑体" w:eastAsia="黑体" w:hAnsi="黑体"/>
            <w:noProof/>
          </w:rPr>
          <w:t xml:space="preserve">4.5.2 </w:t>
        </w:r>
        <w:r w:rsidR="00217DEF" w:rsidRPr="00A95C8C">
          <w:rPr>
            <w:rStyle w:val="af1"/>
            <w:rFonts w:ascii="黑体" w:eastAsia="黑体" w:hAnsi="黑体" w:hint="eastAsia"/>
            <w:noProof/>
          </w:rPr>
          <w:t>系统仿真模型搭建</w:t>
        </w:r>
        <w:r w:rsidR="00217DEF">
          <w:rPr>
            <w:noProof/>
            <w:webHidden/>
          </w:rPr>
          <w:tab/>
        </w:r>
        <w:r w:rsidR="00217DEF">
          <w:rPr>
            <w:noProof/>
            <w:webHidden/>
          </w:rPr>
          <w:fldChar w:fldCharType="begin"/>
        </w:r>
        <w:r w:rsidR="00217DEF">
          <w:rPr>
            <w:noProof/>
            <w:webHidden/>
          </w:rPr>
          <w:instrText xml:space="preserve"> PAGEREF _Toc34901685 \h </w:instrText>
        </w:r>
        <w:r w:rsidR="00217DEF">
          <w:rPr>
            <w:noProof/>
            <w:webHidden/>
          </w:rPr>
        </w:r>
        <w:r w:rsidR="00217DEF">
          <w:rPr>
            <w:noProof/>
            <w:webHidden/>
          </w:rPr>
          <w:fldChar w:fldCharType="separate"/>
        </w:r>
        <w:r w:rsidR="00D71674">
          <w:rPr>
            <w:noProof/>
            <w:webHidden/>
          </w:rPr>
          <w:t>44</w:t>
        </w:r>
        <w:r w:rsidR="00217DEF">
          <w:rPr>
            <w:noProof/>
            <w:webHidden/>
          </w:rPr>
          <w:fldChar w:fldCharType="end"/>
        </w:r>
      </w:hyperlink>
    </w:p>
    <w:p w14:paraId="5896E106" w14:textId="77777777" w:rsidR="00217DEF" w:rsidRDefault="003B7EA3" w:rsidP="00217DEF">
      <w:pPr>
        <w:pStyle w:val="10"/>
        <w:tabs>
          <w:tab w:val="right" w:leader="dot" w:pos="8296"/>
        </w:tabs>
        <w:spacing w:line="360" w:lineRule="auto"/>
        <w:rPr>
          <w:noProof/>
        </w:rPr>
      </w:pPr>
      <w:hyperlink w:anchor="_Toc34901686" w:history="1">
        <w:r w:rsidR="00217DEF" w:rsidRPr="00A95C8C">
          <w:rPr>
            <w:rStyle w:val="af1"/>
            <w:rFonts w:ascii="黑体" w:eastAsia="黑体" w:hAnsi="黑体" w:hint="eastAsia"/>
            <w:noProof/>
          </w:rPr>
          <w:t>第五章</w:t>
        </w:r>
        <w:r w:rsidR="00217DEF" w:rsidRPr="00A95C8C">
          <w:rPr>
            <w:rStyle w:val="af1"/>
            <w:rFonts w:ascii="黑体" w:eastAsia="黑体" w:hAnsi="黑体"/>
            <w:noProof/>
          </w:rPr>
          <w:t xml:space="preserve"> </w:t>
        </w:r>
        <w:r w:rsidR="00217DEF" w:rsidRPr="00A95C8C">
          <w:rPr>
            <w:rStyle w:val="af1"/>
            <w:rFonts w:ascii="黑体" w:eastAsia="黑体" w:hAnsi="黑体" w:hint="eastAsia"/>
            <w:noProof/>
          </w:rPr>
          <w:t>控制系统硬件设计</w:t>
        </w:r>
        <w:r w:rsidR="00217DEF">
          <w:rPr>
            <w:noProof/>
            <w:webHidden/>
          </w:rPr>
          <w:tab/>
        </w:r>
        <w:r w:rsidR="00217DEF">
          <w:rPr>
            <w:noProof/>
            <w:webHidden/>
          </w:rPr>
          <w:fldChar w:fldCharType="begin"/>
        </w:r>
        <w:r w:rsidR="00217DEF">
          <w:rPr>
            <w:noProof/>
            <w:webHidden/>
          </w:rPr>
          <w:instrText xml:space="preserve"> PAGEREF _Toc34901686 \h </w:instrText>
        </w:r>
        <w:r w:rsidR="00217DEF">
          <w:rPr>
            <w:noProof/>
            <w:webHidden/>
          </w:rPr>
        </w:r>
        <w:r w:rsidR="00217DEF">
          <w:rPr>
            <w:noProof/>
            <w:webHidden/>
          </w:rPr>
          <w:fldChar w:fldCharType="separate"/>
        </w:r>
        <w:r w:rsidR="00D71674">
          <w:rPr>
            <w:noProof/>
            <w:webHidden/>
          </w:rPr>
          <w:t>47</w:t>
        </w:r>
        <w:r w:rsidR="00217DEF">
          <w:rPr>
            <w:noProof/>
            <w:webHidden/>
          </w:rPr>
          <w:fldChar w:fldCharType="end"/>
        </w:r>
      </w:hyperlink>
    </w:p>
    <w:p w14:paraId="2F437B86" w14:textId="77777777" w:rsidR="00217DEF" w:rsidRDefault="003B7EA3" w:rsidP="00217DEF">
      <w:pPr>
        <w:pStyle w:val="20"/>
        <w:rPr>
          <w:noProof/>
        </w:rPr>
      </w:pPr>
      <w:hyperlink w:anchor="_Toc34901687" w:history="1">
        <w:r w:rsidR="00217DEF" w:rsidRPr="00A95C8C">
          <w:rPr>
            <w:rStyle w:val="af1"/>
            <w:rFonts w:ascii="黑体" w:hAnsi="黑体"/>
            <w:noProof/>
          </w:rPr>
          <w:t>5.1</w:t>
        </w:r>
        <w:r w:rsidR="00217DEF" w:rsidRPr="00A95C8C">
          <w:rPr>
            <w:rStyle w:val="af1"/>
            <w:rFonts w:ascii="黑体" w:hAnsi="黑体" w:hint="eastAsia"/>
            <w:noProof/>
          </w:rPr>
          <w:t>硬件系统总体设计</w:t>
        </w:r>
        <w:r w:rsidR="00217DEF">
          <w:rPr>
            <w:noProof/>
            <w:webHidden/>
          </w:rPr>
          <w:tab/>
        </w:r>
        <w:r w:rsidR="00217DEF">
          <w:rPr>
            <w:noProof/>
            <w:webHidden/>
          </w:rPr>
          <w:fldChar w:fldCharType="begin"/>
        </w:r>
        <w:r w:rsidR="00217DEF">
          <w:rPr>
            <w:noProof/>
            <w:webHidden/>
          </w:rPr>
          <w:instrText xml:space="preserve"> PAGEREF _Toc34901687 \h </w:instrText>
        </w:r>
        <w:r w:rsidR="00217DEF">
          <w:rPr>
            <w:noProof/>
            <w:webHidden/>
          </w:rPr>
        </w:r>
        <w:r w:rsidR="00217DEF">
          <w:rPr>
            <w:noProof/>
            <w:webHidden/>
          </w:rPr>
          <w:fldChar w:fldCharType="separate"/>
        </w:r>
        <w:r w:rsidR="00D71674">
          <w:rPr>
            <w:noProof/>
            <w:webHidden/>
          </w:rPr>
          <w:t>47</w:t>
        </w:r>
        <w:r w:rsidR="00217DEF">
          <w:rPr>
            <w:noProof/>
            <w:webHidden/>
          </w:rPr>
          <w:fldChar w:fldCharType="end"/>
        </w:r>
      </w:hyperlink>
    </w:p>
    <w:p w14:paraId="4AE67D13" w14:textId="77777777" w:rsidR="00217DEF" w:rsidRDefault="003B7EA3" w:rsidP="00217DEF">
      <w:pPr>
        <w:pStyle w:val="20"/>
        <w:rPr>
          <w:noProof/>
        </w:rPr>
      </w:pPr>
      <w:hyperlink w:anchor="_Toc34901688" w:history="1">
        <w:r w:rsidR="00217DEF" w:rsidRPr="00A95C8C">
          <w:rPr>
            <w:rStyle w:val="af1"/>
            <w:rFonts w:ascii="黑体" w:hAnsi="黑体"/>
            <w:noProof/>
          </w:rPr>
          <w:t>5.2</w:t>
        </w:r>
        <w:r w:rsidR="00217DEF" w:rsidRPr="00A95C8C">
          <w:rPr>
            <w:rStyle w:val="af1"/>
            <w:rFonts w:ascii="黑体" w:hAnsi="黑体" w:hint="eastAsia"/>
            <w:noProof/>
          </w:rPr>
          <w:t>主控制器选型与最小系统设计</w:t>
        </w:r>
        <w:r w:rsidR="00217DEF">
          <w:rPr>
            <w:noProof/>
            <w:webHidden/>
          </w:rPr>
          <w:tab/>
        </w:r>
        <w:r w:rsidR="00217DEF">
          <w:rPr>
            <w:noProof/>
            <w:webHidden/>
          </w:rPr>
          <w:fldChar w:fldCharType="begin"/>
        </w:r>
        <w:r w:rsidR="00217DEF">
          <w:rPr>
            <w:noProof/>
            <w:webHidden/>
          </w:rPr>
          <w:instrText xml:space="preserve"> PAGEREF _Toc34901688 \h </w:instrText>
        </w:r>
        <w:r w:rsidR="00217DEF">
          <w:rPr>
            <w:noProof/>
            <w:webHidden/>
          </w:rPr>
        </w:r>
        <w:r w:rsidR="00217DEF">
          <w:rPr>
            <w:noProof/>
            <w:webHidden/>
          </w:rPr>
          <w:fldChar w:fldCharType="separate"/>
        </w:r>
        <w:r w:rsidR="00D71674">
          <w:rPr>
            <w:noProof/>
            <w:webHidden/>
          </w:rPr>
          <w:t>48</w:t>
        </w:r>
        <w:r w:rsidR="00217DEF">
          <w:rPr>
            <w:noProof/>
            <w:webHidden/>
          </w:rPr>
          <w:fldChar w:fldCharType="end"/>
        </w:r>
      </w:hyperlink>
    </w:p>
    <w:p w14:paraId="075920FD" w14:textId="77777777" w:rsidR="00217DEF" w:rsidRDefault="003B7EA3" w:rsidP="00217DEF">
      <w:pPr>
        <w:pStyle w:val="20"/>
        <w:rPr>
          <w:noProof/>
        </w:rPr>
      </w:pPr>
      <w:hyperlink w:anchor="_Toc34901689" w:history="1">
        <w:r w:rsidR="00217DEF" w:rsidRPr="00A95C8C">
          <w:rPr>
            <w:rStyle w:val="af1"/>
            <w:rFonts w:asciiTheme="minorEastAsia" w:hAnsiTheme="minorEastAsia"/>
            <w:noProof/>
          </w:rPr>
          <w:t>5.3</w:t>
        </w:r>
        <w:r w:rsidR="00217DEF" w:rsidRPr="00A95C8C">
          <w:rPr>
            <w:rStyle w:val="af1"/>
            <w:rFonts w:asciiTheme="minorEastAsia" w:hAnsiTheme="minorEastAsia" w:hint="eastAsia"/>
            <w:noProof/>
          </w:rPr>
          <w:t>电源电路设计</w:t>
        </w:r>
        <w:r w:rsidR="00217DEF">
          <w:rPr>
            <w:noProof/>
            <w:webHidden/>
          </w:rPr>
          <w:tab/>
        </w:r>
        <w:r w:rsidR="00217DEF">
          <w:rPr>
            <w:noProof/>
            <w:webHidden/>
          </w:rPr>
          <w:fldChar w:fldCharType="begin"/>
        </w:r>
        <w:r w:rsidR="00217DEF">
          <w:rPr>
            <w:noProof/>
            <w:webHidden/>
          </w:rPr>
          <w:instrText xml:space="preserve"> PAGEREF _Toc34901689 \h </w:instrText>
        </w:r>
        <w:r w:rsidR="00217DEF">
          <w:rPr>
            <w:noProof/>
            <w:webHidden/>
          </w:rPr>
        </w:r>
        <w:r w:rsidR="00217DEF">
          <w:rPr>
            <w:noProof/>
            <w:webHidden/>
          </w:rPr>
          <w:fldChar w:fldCharType="separate"/>
        </w:r>
        <w:r w:rsidR="00D71674">
          <w:rPr>
            <w:noProof/>
            <w:webHidden/>
          </w:rPr>
          <w:t>49</w:t>
        </w:r>
        <w:r w:rsidR="00217DEF">
          <w:rPr>
            <w:noProof/>
            <w:webHidden/>
          </w:rPr>
          <w:fldChar w:fldCharType="end"/>
        </w:r>
      </w:hyperlink>
    </w:p>
    <w:p w14:paraId="015350A6" w14:textId="77777777" w:rsidR="00217DEF" w:rsidRDefault="003B7EA3" w:rsidP="00217DEF">
      <w:pPr>
        <w:pStyle w:val="20"/>
        <w:rPr>
          <w:noProof/>
        </w:rPr>
      </w:pPr>
      <w:hyperlink w:anchor="_Toc34901690" w:history="1">
        <w:r w:rsidR="00217DEF" w:rsidRPr="00A95C8C">
          <w:rPr>
            <w:rStyle w:val="af1"/>
            <w:rFonts w:ascii="黑体" w:hAnsi="黑体"/>
            <w:noProof/>
          </w:rPr>
          <w:t>5.4</w:t>
        </w:r>
        <w:r w:rsidR="00217DEF" w:rsidRPr="00A95C8C">
          <w:rPr>
            <w:rStyle w:val="af1"/>
            <w:rFonts w:ascii="黑体" w:hAnsi="黑体" w:hint="eastAsia"/>
            <w:noProof/>
          </w:rPr>
          <w:t>功率驱动电路设计</w:t>
        </w:r>
        <w:r w:rsidR="00217DEF">
          <w:rPr>
            <w:noProof/>
            <w:webHidden/>
          </w:rPr>
          <w:tab/>
        </w:r>
        <w:r w:rsidR="00217DEF">
          <w:rPr>
            <w:noProof/>
            <w:webHidden/>
          </w:rPr>
          <w:fldChar w:fldCharType="begin"/>
        </w:r>
        <w:r w:rsidR="00217DEF">
          <w:rPr>
            <w:noProof/>
            <w:webHidden/>
          </w:rPr>
          <w:instrText xml:space="preserve"> PAGEREF _Toc34901690 \h </w:instrText>
        </w:r>
        <w:r w:rsidR="00217DEF">
          <w:rPr>
            <w:noProof/>
            <w:webHidden/>
          </w:rPr>
        </w:r>
        <w:r w:rsidR="00217DEF">
          <w:rPr>
            <w:noProof/>
            <w:webHidden/>
          </w:rPr>
          <w:fldChar w:fldCharType="separate"/>
        </w:r>
        <w:r w:rsidR="00D71674">
          <w:rPr>
            <w:noProof/>
            <w:webHidden/>
          </w:rPr>
          <w:t>50</w:t>
        </w:r>
        <w:r w:rsidR="00217DEF">
          <w:rPr>
            <w:noProof/>
            <w:webHidden/>
          </w:rPr>
          <w:fldChar w:fldCharType="end"/>
        </w:r>
      </w:hyperlink>
    </w:p>
    <w:p w14:paraId="74498F66" w14:textId="77777777" w:rsidR="00217DEF" w:rsidRDefault="003B7EA3" w:rsidP="00217DEF">
      <w:pPr>
        <w:pStyle w:val="20"/>
        <w:rPr>
          <w:noProof/>
        </w:rPr>
      </w:pPr>
      <w:hyperlink w:anchor="_Toc34901691" w:history="1">
        <w:r w:rsidR="00217DEF" w:rsidRPr="00A95C8C">
          <w:rPr>
            <w:rStyle w:val="af1"/>
            <w:rFonts w:ascii="黑体" w:hAnsi="黑体"/>
            <w:noProof/>
          </w:rPr>
          <w:t>5.5</w:t>
        </w:r>
        <w:r w:rsidR="00217DEF" w:rsidRPr="00A95C8C">
          <w:rPr>
            <w:rStyle w:val="af1"/>
            <w:rFonts w:ascii="黑体" w:hAnsi="黑体" w:hint="eastAsia"/>
            <w:noProof/>
          </w:rPr>
          <w:t>信号采样检测电路设计</w:t>
        </w:r>
        <w:r w:rsidR="00217DEF">
          <w:rPr>
            <w:noProof/>
            <w:webHidden/>
          </w:rPr>
          <w:tab/>
        </w:r>
        <w:r w:rsidR="00217DEF">
          <w:rPr>
            <w:noProof/>
            <w:webHidden/>
          </w:rPr>
          <w:fldChar w:fldCharType="begin"/>
        </w:r>
        <w:r w:rsidR="00217DEF">
          <w:rPr>
            <w:noProof/>
            <w:webHidden/>
          </w:rPr>
          <w:instrText xml:space="preserve"> PAGEREF _Toc34901691 \h </w:instrText>
        </w:r>
        <w:r w:rsidR="00217DEF">
          <w:rPr>
            <w:noProof/>
            <w:webHidden/>
          </w:rPr>
        </w:r>
        <w:r w:rsidR="00217DEF">
          <w:rPr>
            <w:noProof/>
            <w:webHidden/>
          </w:rPr>
          <w:fldChar w:fldCharType="separate"/>
        </w:r>
        <w:r w:rsidR="00D71674">
          <w:rPr>
            <w:noProof/>
            <w:webHidden/>
          </w:rPr>
          <w:t>52</w:t>
        </w:r>
        <w:r w:rsidR="00217DEF">
          <w:rPr>
            <w:noProof/>
            <w:webHidden/>
          </w:rPr>
          <w:fldChar w:fldCharType="end"/>
        </w:r>
      </w:hyperlink>
    </w:p>
    <w:p w14:paraId="450F2482" w14:textId="77777777" w:rsidR="00217DEF" w:rsidRDefault="003B7EA3" w:rsidP="00217DEF">
      <w:pPr>
        <w:pStyle w:val="30"/>
        <w:tabs>
          <w:tab w:val="right" w:leader="dot" w:pos="8296"/>
        </w:tabs>
        <w:spacing w:line="360" w:lineRule="auto"/>
        <w:rPr>
          <w:noProof/>
        </w:rPr>
      </w:pPr>
      <w:hyperlink w:anchor="_Toc34901692" w:history="1">
        <w:r w:rsidR="00217DEF" w:rsidRPr="00A95C8C">
          <w:rPr>
            <w:rStyle w:val="af1"/>
            <w:rFonts w:ascii="黑体" w:eastAsia="黑体" w:hAnsi="黑体"/>
            <w:noProof/>
          </w:rPr>
          <w:t>5.5.1</w:t>
        </w:r>
        <w:r w:rsidR="00217DEF" w:rsidRPr="00A95C8C">
          <w:rPr>
            <w:rStyle w:val="af1"/>
            <w:rFonts w:ascii="黑体" w:eastAsia="黑体" w:hAnsi="黑体" w:hint="eastAsia"/>
            <w:noProof/>
          </w:rPr>
          <w:t>温度检测电路设计</w:t>
        </w:r>
        <w:r w:rsidR="00217DEF">
          <w:rPr>
            <w:noProof/>
            <w:webHidden/>
          </w:rPr>
          <w:tab/>
        </w:r>
        <w:r w:rsidR="00217DEF">
          <w:rPr>
            <w:noProof/>
            <w:webHidden/>
          </w:rPr>
          <w:fldChar w:fldCharType="begin"/>
        </w:r>
        <w:r w:rsidR="00217DEF">
          <w:rPr>
            <w:noProof/>
            <w:webHidden/>
          </w:rPr>
          <w:instrText xml:space="preserve"> PAGEREF _Toc34901692 \h </w:instrText>
        </w:r>
        <w:r w:rsidR="00217DEF">
          <w:rPr>
            <w:noProof/>
            <w:webHidden/>
          </w:rPr>
        </w:r>
        <w:r w:rsidR="00217DEF">
          <w:rPr>
            <w:noProof/>
            <w:webHidden/>
          </w:rPr>
          <w:fldChar w:fldCharType="separate"/>
        </w:r>
        <w:r w:rsidR="00D71674">
          <w:rPr>
            <w:noProof/>
            <w:webHidden/>
          </w:rPr>
          <w:t>52</w:t>
        </w:r>
        <w:r w:rsidR="00217DEF">
          <w:rPr>
            <w:noProof/>
            <w:webHidden/>
          </w:rPr>
          <w:fldChar w:fldCharType="end"/>
        </w:r>
      </w:hyperlink>
    </w:p>
    <w:p w14:paraId="70F8562E" w14:textId="77777777" w:rsidR="00217DEF" w:rsidRDefault="003B7EA3" w:rsidP="00217DEF">
      <w:pPr>
        <w:pStyle w:val="30"/>
        <w:tabs>
          <w:tab w:val="right" w:leader="dot" w:pos="8296"/>
        </w:tabs>
        <w:spacing w:line="360" w:lineRule="auto"/>
        <w:rPr>
          <w:noProof/>
        </w:rPr>
      </w:pPr>
      <w:hyperlink w:anchor="_Toc34901693" w:history="1">
        <w:r w:rsidR="00217DEF" w:rsidRPr="00A95C8C">
          <w:rPr>
            <w:rStyle w:val="af1"/>
            <w:rFonts w:ascii="黑体" w:eastAsia="黑体" w:hAnsi="黑体"/>
            <w:noProof/>
          </w:rPr>
          <w:t>5.5.2</w:t>
        </w:r>
        <w:r w:rsidR="00217DEF" w:rsidRPr="00A95C8C">
          <w:rPr>
            <w:rStyle w:val="af1"/>
            <w:rFonts w:ascii="黑体" w:eastAsia="黑体" w:hAnsi="黑体" w:hint="eastAsia"/>
            <w:noProof/>
          </w:rPr>
          <w:t>电流采样电路设计</w:t>
        </w:r>
        <w:r w:rsidR="00217DEF">
          <w:rPr>
            <w:noProof/>
            <w:webHidden/>
          </w:rPr>
          <w:tab/>
        </w:r>
        <w:r w:rsidR="00217DEF">
          <w:rPr>
            <w:noProof/>
            <w:webHidden/>
          </w:rPr>
          <w:fldChar w:fldCharType="begin"/>
        </w:r>
        <w:r w:rsidR="00217DEF">
          <w:rPr>
            <w:noProof/>
            <w:webHidden/>
          </w:rPr>
          <w:instrText xml:space="preserve"> PAGEREF _Toc34901693 \h </w:instrText>
        </w:r>
        <w:r w:rsidR="00217DEF">
          <w:rPr>
            <w:noProof/>
            <w:webHidden/>
          </w:rPr>
        </w:r>
        <w:r w:rsidR="00217DEF">
          <w:rPr>
            <w:noProof/>
            <w:webHidden/>
          </w:rPr>
          <w:fldChar w:fldCharType="separate"/>
        </w:r>
        <w:r w:rsidR="00D71674">
          <w:rPr>
            <w:noProof/>
            <w:webHidden/>
          </w:rPr>
          <w:t>53</w:t>
        </w:r>
        <w:r w:rsidR="00217DEF">
          <w:rPr>
            <w:noProof/>
            <w:webHidden/>
          </w:rPr>
          <w:fldChar w:fldCharType="end"/>
        </w:r>
      </w:hyperlink>
    </w:p>
    <w:p w14:paraId="020F2371" w14:textId="77777777" w:rsidR="00217DEF" w:rsidRDefault="003B7EA3" w:rsidP="00217DEF">
      <w:pPr>
        <w:pStyle w:val="30"/>
        <w:tabs>
          <w:tab w:val="right" w:leader="dot" w:pos="8296"/>
        </w:tabs>
        <w:spacing w:line="360" w:lineRule="auto"/>
        <w:rPr>
          <w:noProof/>
        </w:rPr>
      </w:pPr>
      <w:hyperlink w:anchor="_Toc34901694" w:history="1">
        <w:r w:rsidR="00217DEF" w:rsidRPr="00A95C8C">
          <w:rPr>
            <w:rStyle w:val="af1"/>
            <w:rFonts w:ascii="黑体" w:eastAsia="黑体" w:hAnsi="黑体"/>
            <w:noProof/>
          </w:rPr>
          <w:t>5.5.3</w:t>
        </w:r>
        <w:r w:rsidR="00217DEF" w:rsidRPr="00A95C8C">
          <w:rPr>
            <w:rStyle w:val="af1"/>
            <w:rFonts w:ascii="黑体" w:eastAsia="黑体" w:hAnsi="黑体" w:hint="eastAsia"/>
            <w:noProof/>
          </w:rPr>
          <w:t>位置解码电路设计</w:t>
        </w:r>
        <w:r w:rsidR="00217DEF">
          <w:rPr>
            <w:noProof/>
            <w:webHidden/>
          </w:rPr>
          <w:tab/>
        </w:r>
        <w:r w:rsidR="00217DEF">
          <w:rPr>
            <w:noProof/>
            <w:webHidden/>
          </w:rPr>
          <w:fldChar w:fldCharType="begin"/>
        </w:r>
        <w:r w:rsidR="00217DEF">
          <w:rPr>
            <w:noProof/>
            <w:webHidden/>
          </w:rPr>
          <w:instrText xml:space="preserve"> PAGEREF _Toc34901694 \h </w:instrText>
        </w:r>
        <w:r w:rsidR="00217DEF">
          <w:rPr>
            <w:noProof/>
            <w:webHidden/>
          </w:rPr>
        </w:r>
        <w:r w:rsidR="00217DEF">
          <w:rPr>
            <w:noProof/>
            <w:webHidden/>
          </w:rPr>
          <w:fldChar w:fldCharType="separate"/>
        </w:r>
        <w:r w:rsidR="00D71674">
          <w:rPr>
            <w:noProof/>
            <w:webHidden/>
          </w:rPr>
          <w:t>54</w:t>
        </w:r>
        <w:r w:rsidR="00217DEF">
          <w:rPr>
            <w:noProof/>
            <w:webHidden/>
          </w:rPr>
          <w:fldChar w:fldCharType="end"/>
        </w:r>
      </w:hyperlink>
    </w:p>
    <w:p w14:paraId="19CF5BED" w14:textId="77777777" w:rsidR="00217DEF" w:rsidRDefault="003B7EA3" w:rsidP="00217DEF">
      <w:pPr>
        <w:pStyle w:val="20"/>
        <w:rPr>
          <w:noProof/>
        </w:rPr>
      </w:pPr>
      <w:hyperlink w:anchor="_Toc34901695" w:history="1">
        <w:r w:rsidR="00217DEF" w:rsidRPr="00A95C8C">
          <w:rPr>
            <w:rStyle w:val="af1"/>
            <w:rFonts w:ascii="黑体" w:hAnsi="黑体"/>
            <w:noProof/>
          </w:rPr>
          <w:t>5.6</w:t>
        </w:r>
        <w:r w:rsidR="00217DEF" w:rsidRPr="00A95C8C">
          <w:rPr>
            <w:rStyle w:val="af1"/>
            <w:rFonts w:ascii="黑体" w:hAnsi="黑体" w:hint="eastAsia"/>
            <w:noProof/>
          </w:rPr>
          <w:t>通信电路设计</w:t>
        </w:r>
        <w:r w:rsidR="00217DEF">
          <w:rPr>
            <w:noProof/>
            <w:webHidden/>
          </w:rPr>
          <w:tab/>
        </w:r>
        <w:r w:rsidR="00217DEF">
          <w:rPr>
            <w:noProof/>
            <w:webHidden/>
          </w:rPr>
          <w:fldChar w:fldCharType="begin"/>
        </w:r>
        <w:r w:rsidR="00217DEF">
          <w:rPr>
            <w:noProof/>
            <w:webHidden/>
          </w:rPr>
          <w:instrText xml:space="preserve"> PAGEREF _Toc34901695 \h </w:instrText>
        </w:r>
        <w:r w:rsidR="00217DEF">
          <w:rPr>
            <w:noProof/>
            <w:webHidden/>
          </w:rPr>
        </w:r>
        <w:r w:rsidR="00217DEF">
          <w:rPr>
            <w:noProof/>
            <w:webHidden/>
          </w:rPr>
          <w:fldChar w:fldCharType="separate"/>
        </w:r>
        <w:r w:rsidR="00D71674">
          <w:rPr>
            <w:noProof/>
            <w:webHidden/>
          </w:rPr>
          <w:t>55</w:t>
        </w:r>
        <w:r w:rsidR="00217DEF">
          <w:rPr>
            <w:noProof/>
            <w:webHidden/>
          </w:rPr>
          <w:fldChar w:fldCharType="end"/>
        </w:r>
      </w:hyperlink>
    </w:p>
    <w:p w14:paraId="43065D94" w14:textId="77777777" w:rsidR="00217DEF" w:rsidRDefault="003B7EA3" w:rsidP="00217DEF">
      <w:pPr>
        <w:pStyle w:val="30"/>
        <w:tabs>
          <w:tab w:val="right" w:leader="dot" w:pos="8296"/>
        </w:tabs>
        <w:spacing w:line="360" w:lineRule="auto"/>
        <w:rPr>
          <w:noProof/>
        </w:rPr>
      </w:pPr>
      <w:hyperlink w:anchor="_Toc34901696" w:history="1">
        <w:r w:rsidR="00217DEF" w:rsidRPr="00A95C8C">
          <w:rPr>
            <w:rStyle w:val="af1"/>
            <w:rFonts w:ascii="黑体" w:eastAsia="黑体" w:hAnsi="黑体"/>
            <w:noProof/>
          </w:rPr>
          <w:t>5.6.1</w:t>
        </w:r>
        <w:r w:rsidR="00217DEF" w:rsidRPr="00A95C8C">
          <w:rPr>
            <w:rStyle w:val="af1"/>
            <w:rFonts w:ascii="黑体" w:eastAsia="黑体" w:hAnsi="黑体" w:hint="eastAsia"/>
            <w:noProof/>
          </w:rPr>
          <w:t>串口通信电路设计</w:t>
        </w:r>
        <w:r w:rsidR="00217DEF">
          <w:rPr>
            <w:noProof/>
            <w:webHidden/>
          </w:rPr>
          <w:tab/>
        </w:r>
        <w:r w:rsidR="00217DEF">
          <w:rPr>
            <w:noProof/>
            <w:webHidden/>
          </w:rPr>
          <w:fldChar w:fldCharType="begin"/>
        </w:r>
        <w:r w:rsidR="00217DEF">
          <w:rPr>
            <w:noProof/>
            <w:webHidden/>
          </w:rPr>
          <w:instrText xml:space="preserve"> PAGEREF _Toc34901696 \h </w:instrText>
        </w:r>
        <w:r w:rsidR="00217DEF">
          <w:rPr>
            <w:noProof/>
            <w:webHidden/>
          </w:rPr>
        </w:r>
        <w:r w:rsidR="00217DEF">
          <w:rPr>
            <w:noProof/>
            <w:webHidden/>
          </w:rPr>
          <w:fldChar w:fldCharType="separate"/>
        </w:r>
        <w:r w:rsidR="00D71674">
          <w:rPr>
            <w:noProof/>
            <w:webHidden/>
          </w:rPr>
          <w:t>55</w:t>
        </w:r>
        <w:r w:rsidR="00217DEF">
          <w:rPr>
            <w:noProof/>
            <w:webHidden/>
          </w:rPr>
          <w:fldChar w:fldCharType="end"/>
        </w:r>
      </w:hyperlink>
    </w:p>
    <w:p w14:paraId="6640D65F" w14:textId="77777777" w:rsidR="00217DEF" w:rsidRDefault="003B7EA3" w:rsidP="00217DEF">
      <w:pPr>
        <w:pStyle w:val="30"/>
        <w:tabs>
          <w:tab w:val="right" w:leader="dot" w:pos="8296"/>
        </w:tabs>
        <w:spacing w:line="360" w:lineRule="auto"/>
        <w:rPr>
          <w:noProof/>
        </w:rPr>
      </w:pPr>
      <w:hyperlink w:anchor="_Toc34901697" w:history="1">
        <w:r w:rsidR="00217DEF" w:rsidRPr="00A95C8C">
          <w:rPr>
            <w:rStyle w:val="af1"/>
            <w:rFonts w:ascii="黑体" w:eastAsia="黑体" w:hAnsi="黑体"/>
            <w:noProof/>
          </w:rPr>
          <w:t>5.6.2 CANBUS</w:t>
        </w:r>
        <w:r w:rsidR="00217DEF" w:rsidRPr="00A95C8C">
          <w:rPr>
            <w:rStyle w:val="af1"/>
            <w:rFonts w:ascii="黑体" w:eastAsia="黑体" w:hAnsi="黑体" w:hint="eastAsia"/>
            <w:noProof/>
          </w:rPr>
          <w:t>通信电路设计</w:t>
        </w:r>
        <w:r w:rsidR="00217DEF">
          <w:rPr>
            <w:noProof/>
            <w:webHidden/>
          </w:rPr>
          <w:tab/>
        </w:r>
        <w:r w:rsidR="00217DEF">
          <w:rPr>
            <w:noProof/>
            <w:webHidden/>
          </w:rPr>
          <w:fldChar w:fldCharType="begin"/>
        </w:r>
        <w:r w:rsidR="00217DEF">
          <w:rPr>
            <w:noProof/>
            <w:webHidden/>
          </w:rPr>
          <w:instrText xml:space="preserve"> PAGEREF _Toc34901697 \h </w:instrText>
        </w:r>
        <w:r w:rsidR="00217DEF">
          <w:rPr>
            <w:noProof/>
            <w:webHidden/>
          </w:rPr>
        </w:r>
        <w:r w:rsidR="00217DEF">
          <w:rPr>
            <w:noProof/>
            <w:webHidden/>
          </w:rPr>
          <w:fldChar w:fldCharType="separate"/>
        </w:r>
        <w:r w:rsidR="00D71674">
          <w:rPr>
            <w:noProof/>
            <w:webHidden/>
          </w:rPr>
          <w:t>56</w:t>
        </w:r>
        <w:r w:rsidR="00217DEF">
          <w:rPr>
            <w:noProof/>
            <w:webHidden/>
          </w:rPr>
          <w:fldChar w:fldCharType="end"/>
        </w:r>
      </w:hyperlink>
    </w:p>
    <w:p w14:paraId="606CF205" w14:textId="77777777" w:rsidR="00217DEF" w:rsidRDefault="003B7EA3" w:rsidP="00217DEF">
      <w:pPr>
        <w:pStyle w:val="10"/>
        <w:tabs>
          <w:tab w:val="right" w:leader="dot" w:pos="8296"/>
        </w:tabs>
        <w:spacing w:line="360" w:lineRule="auto"/>
        <w:rPr>
          <w:noProof/>
        </w:rPr>
      </w:pPr>
      <w:hyperlink w:anchor="_Toc34901698" w:history="1">
        <w:r w:rsidR="00217DEF" w:rsidRPr="00A95C8C">
          <w:rPr>
            <w:rStyle w:val="af1"/>
            <w:rFonts w:ascii="黑体" w:eastAsia="黑体" w:hAnsi="黑体" w:cs="Times New Roman" w:hint="eastAsia"/>
            <w:noProof/>
          </w:rPr>
          <w:t>第六章</w:t>
        </w:r>
        <w:r w:rsidR="00217DEF" w:rsidRPr="00A95C8C">
          <w:rPr>
            <w:rStyle w:val="af1"/>
            <w:rFonts w:ascii="黑体" w:eastAsia="黑体" w:hAnsi="黑体" w:cs="Times New Roman"/>
            <w:noProof/>
          </w:rPr>
          <w:t xml:space="preserve"> </w:t>
        </w:r>
        <w:r w:rsidR="00217DEF" w:rsidRPr="00A95C8C">
          <w:rPr>
            <w:rStyle w:val="af1"/>
            <w:rFonts w:ascii="黑体" w:eastAsia="黑体" w:hAnsi="黑体" w:cs="Times New Roman" w:hint="eastAsia"/>
            <w:noProof/>
          </w:rPr>
          <w:t>控制系统软件设计</w:t>
        </w:r>
        <w:r w:rsidR="00217DEF">
          <w:rPr>
            <w:noProof/>
            <w:webHidden/>
          </w:rPr>
          <w:tab/>
        </w:r>
        <w:r w:rsidR="00217DEF">
          <w:rPr>
            <w:noProof/>
            <w:webHidden/>
          </w:rPr>
          <w:fldChar w:fldCharType="begin"/>
        </w:r>
        <w:r w:rsidR="00217DEF">
          <w:rPr>
            <w:noProof/>
            <w:webHidden/>
          </w:rPr>
          <w:instrText xml:space="preserve"> PAGEREF _Toc34901698 \h </w:instrText>
        </w:r>
        <w:r w:rsidR="00217DEF">
          <w:rPr>
            <w:noProof/>
            <w:webHidden/>
          </w:rPr>
        </w:r>
        <w:r w:rsidR="00217DEF">
          <w:rPr>
            <w:noProof/>
            <w:webHidden/>
          </w:rPr>
          <w:fldChar w:fldCharType="separate"/>
        </w:r>
        <w:r w:rsidR="00D71674">
          <w:rPr>
            <w:noProof/>
            <w:webHidden/>
          </w:rPr>
          <w:t>58</w:t>
        </w:r>
        <w:r w:rsidR="00217DEF">
          <w:rPr>
            <w:noProof/>
            <w:webHidden/>
          </w:rPr>
          <w:fldChar w:fldCharType="end"/>
        </w:r>
      </w:hyperlink>
    </w:p>
    <w:p w14:paraId="4E8D9F27" w14:textId="77777777" w:rsidR="00217DEF" w:rsidRDefault="003B7EA3" w:rsidP="00217DEF">
      <w:pPr>
        <w:pStyle w:val="20"/>
        <w:rPr>
          <w:noProof/>
        </w:rPr>
      </w:pPr>
      <w:hyperlink w:anchor="_Toc34901699" w:history="1">
        <w:r w:rsidR="00217DEF" w:rsidRPr="00A95C8C">
          <w:rPr>
            <w:rStyle w:val="af1"/>
            <w:rFonts w:ascii="黑体" w:hAnsi="黑体"/>
            <w:noProof/>
          </w:rPr>
          <w:t>6.1</w:t>
        </w:r>
        <w:r w:rsidR="00217DEF" w:rsidRPr="00A95C8C">
          <w:rPr>
            <w:rStyle w:val="af1"/>
            <w:rFonts w:ascii="黑体" w:hAnsi="黑体" w:hint="eastAsia"/>
            <w:noProof/>
          </w:rPr>
          <w:t>软件系统总体设计</w:t>
        </w:r>
        <w:r w:rsidR="00217DEF">
          <w:rPr>
            <w:noProof/>
            <w:webHidden/>
          </w:rPr>
          <w:tab/>
        </w:r>
        <w:r w:rsidR="00217DEF">
          <w:rPr>
            <w:noProof/>
            <w:webHidden/>
          </w:rPr>
          <w:fldChar w:fldCharType="begin"/>
        </w:r>
        <w:r w:rsidR="00217DEF">
          <w:rPr>
            <w:noProof/>
            <w:webHidden/>
          </w:rPr>
          <w:instrText xml:space="preserve"> PAGEREF _Toc34901699 \h </w:instrText>
        </w:r>
        <w:r w:rsidR="00217DEF">
          <w:rPr>
            <w:noProof/>
            <w:webHidden/>
          </w:rPr>
        </w:r>
        <w:r w:rsidR="00217DEF">
          <w:rPr>
            <w:noProof/>
            <w:webHidden/>
          </w:rPr>
          <w:fldChar w:fldCharType="separate"/>
        </w:r>
        <w:r w:rsidR="00D71674">
          <w:rPr>
            <w:noProof/>
            <w:webHidden/>
          </w:rPr>
          <w:t>58</w:t>
        </w:r>
        <w:r w:rsidR="00217DEF">
          <w:rPr>
            <w:noProof/>
            <w:webHidden/>
          </w:rPr>
          <w:fldChar w:fldCharType="end"/>
        </w:r>
      </w:hyperlink>
    </w:p>
    <w:p w14:paraId="2A1F863E" w14:textId="77777777" w:rsidR="00217DEF" w:rsidRDefault="003B7EA3" w:rsidP="00217DEF">
      <w:pPr>
        <w:pStyle w:val="20"/>
        <w:rPr>
          <w:noProof/>
        </w:rPr>
      </w:pPr>
      <w:hyperlink w:anchor="_Toc34901700" w:history="1">
        <w:r w:rsidR="00217DEF" w:rsidRPr="00A95C8C">
          <w:rPr>
            <w:rStyle w:val="af1"/>
            <w:rFonts w:ascii="黑体" w:hAnsi="黑体"/>
            <w:noProof/>
          </w:rPr>
          <w:t>6.2</w:t>
        </w:r>
        <w:r w:rsidR="00217DEF" w:rsidRPr="00A95C8C">
          <w:rPr>
            <w:rStyle w:val="af1"/>
            <w:rFonts w:ascii="黑体" w:hAnsi="黑体" w:hint="eastAsia"/>
            <w:noProof/>
          </w:rPr>
          <w:t>信号采集及处理程序设计</w:t>
        </w:r>
        <w:r w:rsidR="00217DEF">
          <w:rPr>
            <w:noProof/>
            <w:webHidden/>
          </w:rPr>
          <w:tab/>
        </w:r>
        <w:r w:rsidR="00217DEF">
          <w:rPr>
            <w:noProof/>
            <w:webHidden/>
          </w:rPr>
          <w:fldChar w:fldCharType="begin"/>
        </w:r>
        <w:r w:rsidR="00217DEF">
          <w:rPr>
            <w:noProof/>
            <w:webHidden/>
          </w:rPr>
          <w:instrText xml:space="preserve"> PAGEREF _Toc34901700 \h </w:instrText>
        </w:r>
        <w:r w:rsidR="00217DEF">
          <w:rPr>
            <w:noProof/>
            <w:webHidden/>
          </w:rPr>
        </w:r>
        <w:r w:rsidR="00217DEF">
          <w:rPr>
            <w:noProof/>
            <w:webHidden/>
          </w:rPr>
          <w:fldChar w:fldCharType="separate"/>
        </w:r>
        <w:r w:rsidR="00D71674">
          <w:rPr>
            <w:noProof/>
            <w:webHidden/>
          </w:rPr>
          <w:t>59</w:t>
        </w:r>
        <w:r w:rsidR="00217DEF">
          <w:rPr>
            <w:noProof/>
            <w:webHidden/>
          </w:rPr>
          <w:fldChar w:fldCharType="end"/>
        </w:r>
      </w:hyperlink>
    </w:p>
    <w:p w14:paraId="166DC1A8" w14:textId="77777777" w:rsidR="00217DEF" w:rsidRDefault="003B7EA3" w:rsidP="00217DEF">
      <w:pPr>
        <w:pStyle w:val="30"/>
        <w:tabs>
          <w:tab w:val="right" w:leader="dot" w:pos="8296"/>
        </w:tabs>
        <w:spacing w:line="360" w:lineRule="auto"/>
        <w:rPr>
          <w:noProof/>
        </w:rPr>
      </w:pPr>
      <w:hyperlink w:anchor="_Toc34901701" w:history="1">
        <w:r w:rsidR="00217DEF" w:rsidRPr="00A95C8C">
          <w:rPr>
            <w:rStyle w:val="af1"/>
            <w:rFonts w:ascii="黑体" w:eastAsia="黑体" w:hAnsi="黑体"/>
            <w:noProof/>
          </w:rPr>
          <w:t>6.2.1</w:t>
        </w:r>
        <w:r w:rsidR="00217DEF" w:rsidRPr="00A95C8C">
          <w:rPr>
            <w:rStyle w:val="af1"/>
            <w:rFonts w:ascii="黑体" w:eastAsia="黑体" w:hAnsi="黑体" w:hint="eastAsia"/>
            <w:noProof/>
          </w:rPr>
          <w:t>相电流检测程序设计</w:t>
        </w:r>
        <w:r w:rsidR="00217DEF">
          <w:rPr>
            <w:noProof/>
            <w:webHidden/>
          </w:rPr>
          <w:tab/>
        </w:r>
        <w:r w:rsidR="00217DEF">
          <w:rPr>
            <w:noProof/>
            <w:webHidden/>
          </w:rPr>
          <w:fldChar w:fldCharType="begin"/>
        </w:r>
        <w:r w:rsidR="00217DEF">
          <w:rPr>
            <w:noProof/>
            <w:webHidden/>
          </w:rPr>
          <w:instrText xml:space="preserve"> PAGEREF _Toc34901701 \h </w:instrText>
        </w:r>
        <w:r w:rsidR="00217DEF">
          <w:rPr>
            <w:noProof/>
            <w:webHidden/>
          </w:rPr>
        </w:r>
        <w:r w:rsidR="00217DEF">
          <w:rPr>
            <w:noProof/>
            <w:webHidden/>
          </w:rPr>
          <w:fldChar w:fldCharType="separate"/>
        </w:r>
        <w:r w:rsidR="00D71674">
          <w:rPr>
            <w:noProof/>
            <w:webHidden/>
          </w:rPr>
          <w:t>59</w:t>
        </w:r>
        <w:r w:rsidR="00217DEF">
          <w:rPr>
            <w:noProof/>
            <w:webHidden/>
          </w:rPr>
          <w:fldChar w:fldCharType="end"/>
        </w:r>
      </w:hyperlink>
    </w:p>
    <w:p w14:paraId="0BAB084D" w14:textId="77777777" w:rsidR="00217DEF" w:rsidRDefault="003B7EA3" w:rsidP="00217DEF">
      <w:pPr>
        <w:pStyle w:val="30"/>
        <w:tabs>
          <w:tab w:val="right" w:leader="dot" w:pos="8296"/>
        </w:tabs>
        <w:spacing w:line="360" w:lineRule="auto"/>
        <w:rPr>
          <w:noProof/>
        </w:rPr>
      </w:pPr>
      <w:hyperlink w:anchor="_Toc34901702" w:history="1">
        <w:r w:rsidR="00217DEF" w:rsidRPr="00A95C8C">
          <w:rPr>
            <w:rStyle w:val="af1"/>
            <w:rFonts w:ascii="黑体" w:eastAsia="黑体" w:hAnsi="黑体"/>
            <w:noProof/>
          </w:rPr>
          <w:t>6.2.2</w:t>
        </w:r>
        <w:r w:rsidR="00217DEF" w:rsidRPr="00A95C8C">
          <w:rPr>
            <w:rStyle w:val="af1"/>
            <w:rFonts w:ascii="黑体" w:eastAsia="黑体" w:hAnsi="黑体" w:hint="eastAsia"/>
            <w:noProof/>
          </w:rPr>
          <w:t>速度检测程序设计</w:t>
        </w:r>
        <w:r w:rsidR="00217DEF">
          <w:rPr>
            <w:noProof/>
            <w:webHidden/>
          </w:rPr>
          <w:tab/>
        </w:r>
        <w:r w:rsidR="00217DEF">
          <w:rPr>
            <w:noProof/>
            <w:webHidden/>
          </w:rPr>
          <w:fldChar w:fldCharType="begin"/>
        </w:r>
        <w:r w:rsidR="00217DEF">
          <w:rPr>
            <w:noProof/>
            <w:webHidden/>
          </w:rPr>
          <w:instrText xml:space="preserve"> PAGEREF _Toc34901702 \h </w:instrText>
        </w:r>
        <w:r w:rsidR="00217DEF">
          <w:rPr>
            <w:noProof/>
            <w:webHidden/>
          </w:rPr>
        </w:r>
        <w:r w:rsidR="00217DEF">
          <w:rPr>
            <w:noProof/>
            <w:webHidden/>
          </w:rPr>
          <w:fldChar w:fldCharType="separate"/>
        </w:r>
        <w:r w:rsidR="00D71674">
          <w:rPr>
            <w:noProof/>
            <w:webHidden/>
          </w:rPr>
          <w:t>60</w:t>
        </w:r>
        <w:r w:rsidR="00217DEF">
          <w:rPr>
            <w:noProof/>
            <w:webHidden/>
          </w:rPr>
          <w:fldChar w:fldCharType="end"/>
        </w:r>
      </w:hyperlink>
    </w:p>
    <w:p w14:paraId="3B6A2347" w14:textId="77777777" w:rsidR="00217DEF" w:rsidRDefault="003B7EA3" w:rsidP="00217DEF">
      <w:pPr>
        <w:pStyle w:val="20"/>
        <w:rPr>
          <w:noProof/>
        </w:rPr>
      </w:pPr>
      <w:hyperlink w:anchor="_Toc34901703" w:history="1">
        <w:r w:rsidR="00217DEF" w:rsidRPr="00A95C8C">
          <w:rPr>
            <w:rStyle w:val="af1"/>
            <w:rFonts w:ascii="黑体" w:hAnsi="黑体"/>
            <w:noProof/>
          </w:rPr>
          <w:t>6.3 PWM</w:t>
        </w:r>
        <w:r w:rsidR="00217DEF" w:rsidRPr="00A95C8C">
          <w:rPr>
            <w:rStyle w:val="af1"/>
            <w:rFonts w:ascii="黑体" w:hAnsi="黑体" w:hint="eastAsia"/>
            <w:noProof/>
          </w:rPr>
          <w:t>驱动程序设计</w:t>
        </w:r>
        <w:r w:rsidR="00217DEF">
          <w:rPr>
            <w:noProof/>
            <w:webHidden/>
          </w:rPr>
          <w:tab/>
        </w:r>
        <w:r w:rsidR="00217DEF">
          <w:rPr>
            <w:noProof/>
            <w:webHidden/>
          </w:rPr>
          <w:fldChar w:fldCharType="begin"/>
        </w:r>
        <w:r w:rsidR="00217DEF">
          <w:rPr>
            <w:noProof/>
            <w:webHidden/>
          </w:rPr>
          <w:instrText xml:space="preserve"> PAGEREF _Toc34901703 \h </w:instrText>
        </w:r>
        <w:r w:rsidR="00217DEF">
          <w:rPr>
            <w:noProof/>
            <w:webHidden/>
          </w:rPr>
        </w:r>
        <w:r w:rsidR="00217DEF">
          <w:rPr>
            <w:noProof/>
            <w:webHidden/>
          </w:rPr>
          <w:fldChar w:fldCharType="separate"/>
        </w:r>
        <w:r w:rsidR="00D71674">
          <w:rPr>
            <w:noProof/>
            <w:webHidden/>
          </w:rPr>
          <w:t>61</w:t>
        </w:r>
        <w:r w:rsidR="00217DEF">
          <w:rPr>
            <w:noProof/>
            <w:webHidden/>
          </w:rPr>
          <w:fldChar w:fldCharType="end"/>
        </w:r>
      </w:hyperlink>
    </w:p>
    <w:p w14:paraId="71D82232" w14:textId="77777777" w:rsidR="00217DEF" w:rsidRDefault="003B7EA3" w:rsidP="00217DEF">
      <w:pPr>
        <w:pStyle w:val="20"/>
        <w:rPr>
          <w:noProof/>
        </w:rPr>
      </w:pPr>
      <w:hyperlink w:anchor="_Toc34901704" w:history="1">
        <w:r w:rsidR="00217DEF" w:rsidRPr="00A95C8C">
          <w:rPr>
            <w:rStyle w:val="af1"/>
            <w:rFonts w:ascii="黑体" w:hAnsi="黑体"/>
            <w:noProof/>
          </w:rPr>
          <w:t>6.4</w:t>
        </w:r>
        <w:r w:rsidR="00217DEF" w:rsidRPr="00A95C8C">
          <w:rPr>
            <w:rStyle w:val="af1"/>
            <w:rFonts w:ascii="黑体" w:hAnsi="黑体" w:hint="eastAsia"/>
            <w:noProof/>
          </w:rPr>
          <w:t>工作条件判断程序设计</w:t>
        </w:r>
        <w:r w:rsidR="00217DEF">
          <w:rPr>
            <w:noProof/>
            <w:webHidden/>
          </w:rPr>
          <w:tab/>
        </w:r>
        <w:r w:rsidR="00217DEF">
          <w:rPr>
            <w:noProof/>
            <w:webHidden/>
          </w:rPr>
          <w:fldChar w:fldCharType="begin"/>
        </w:r>
        <w:r w:rsidR="00217DEF">
          <w:rPr>
            <w:noProof/>
            <w:webHidden/>
          </w:rPr>
          <w:instrText xml:space="preserve"> PAGEREF _Toc34901704 \h </w:instrText>
        </w:r>
        <w:r w:rsidR="00217DEF">
          <w:rPr>
            <w:noProof/>
            <w:webHidden/>
          </w:rPr>
        </w:r>
        <w:r w:rsidR="00217DEF">
          <w:rPr>
            <w:noProof/>
            <w:webHidden/>
          </w:rPr>
          <w:fldChar w:fldCharType="separate"/>
        </w:r>
        <w:r w:rsidR="00D71674">
          <w:rPr>
            <w:noProof/>
            <w:webHidden/>
          </w:rPr>
          <w:t>61</w:t>
        </w:r>
        <w:r w:rsidR="00217DEF">
          <w:rPr>
            <w:noProof/>
            <w:webHidden/>
          </w:rPr>
          <w:fldChar w:fldCharType="end"/>
        </w:r>
      </w:hyperlink>
    </w:p>
    <w:p w14:paraId="0BA4DC57" w14:textId="77777777" w:rsidR="00217DEF" w:rsidRDefault="003B7EA3" w:rsidP="00217DEF">
      <w:pPr>
        <w:pStyle w:val="20"/>
        <w:rPr>
          <w:noProof/>
        </w:rPr>
      </w:pPr>
      <w:hyperlink w:anchor="_Toc34901705" w:history="1">
        <w:r w:rsidR="00217DEF" w:rsidRPr="00A95C8C">
          <w:rPr>
            <w:rStyle w:val="af1"/>
            <w:rFonts w:ascii="黑体" w:hAnsi="黑体"/>
            <w:noProof/>
          </w:rPr>
          <w:t>6.5 CANBUS</w:t>
        </w:r>
        <w:r w:rsidR="00217DEF" w:rsidRPr="00A95C8C">
          <w:rPr>
            <w:rStyle w:val="af1"/>
            <w:rFonts w:ascii="黑体" w:hAnsi="黑体" w:hint="eastAsia"/>
            <w:noProof/>
          </w:rPr>
          <w:t>通信程序设计</w:t>
        </w:r>
        <w:r w:rsidR="00217DEF">
          <w:rPr>
            <w:noProof/>
            <w:webHidden/>
          </w:rPr>
          <w:tab/>
        </w:r>
        <w:r w:rsidR="00217DEF">
          <w:rPr>
            <w:noProof/>
            <w:webHidden/>
          </w:rPr>
          <w:fldChar w:fldCharType="begin"/>
        </w:r>
        <w:r w:rsidR="00217DEF">
          <w:rPr>
            <w:noProof/>
            <w:webHidden/>
          </w:rPr>
          <w:instrText xml:space="preserve"> PAGEREF _Toc34901705 \h </w:instrText>
        </w:r>
        <w:r w:rsidR="00217DEF">
          <w:rPr>
            <w:noProof/>
            <w:webHidden/>
          </w:rPr>
        </w:r>
        <w:r w:rsidR="00217DEF">
          <w:rPr>
            <w:noProof/>
            <w:webHidden/>
          </w:rPr>
          <w:fldChar w:fldCharType="separate"/>
        </w:r>
        <w:r w:rsidR="00D71674">
          <w:rPr>
            <w:noProof/>
            <w:webHidden/>
          </w:rPr>
          <w:t>63</w:t>
        </w:r>
        <w:r w:rsidR="00217DEF">
          <w:rPr>
            <w:noProof/>
            <w:webHidden/>
          </w:rPr>
          <w:fldChar w:fldCharType="end"/>
        </w:r>
      </w:hyperlink>
    </w:p>
    <w:p w14:paraId="4EA5B8F7" w14:textId="77777777" w:rsidR="0060263F" w:rsidRDefault="00B70EE9">
      <w:pPr>
        <w:jc w:val="center"/>
      </w:pPr>
      <w:r>
        <w:fldChar w:fldCharType="end"/>
      </w:r>
    </w:p>
    <w:p w14:paraId="46B5C0E2" w14:textId="77777777" w:rsidR="0060263F" w:rsidRDefault="0060263F">
      <w:pPr>
        <w:jc w:val="center"/>
      </w:pPr>
    </w:p>
    <w:p w14:paraId="45B5802F" w14:textId="77777777" w:rsidR="0060263F" w:rsidRDefault="0060263F">
      <w:pPr>
        <w:jc w:val="center"/>
      </w:pPr>
    </w:p>
    <w:p w14:paraId="5F035BFF" w14:textId="77777777" w:rsidR="0060263F" w:rsidRDefault="0060263F">
      <w:pPr>
        <w:jc w:val="center"/>
      </w:pPr>
    </w:p>
    <w:p w14:paraId="1EED2612" w14:textId="77777777" w:rsidR="0060263F" w:rsidRDefault="0060263F">
      <w:pPr>
        <w:jc w:val="center"/>
      </w:pPr>
    </w:p>
    <w:p w14:paraId="0ADA519D" w14:textId="77777777" w:rsidR="0060263F" w:rsidRDefault="0060263F">
      <w:pPr>
        <w:jc w:val="center"/>
      </w:pPr>
    </w:p>
    <w:p w14:paraId="7479BC0A" w14:textId="77777777" w:rsidR="0060263F" w:rsidRDefault="0060263F">
      <w:pPr>
        <w:jc w:val="center"/>
      </w:pPr>
    </w:p>
    <w:p w14:paraId="7D2FBAD3" w14:textId="77777777" w:rsidR="0060263F" w:rsidRDefault="0060263F">
      <w:pPr>
        <w:jc w:val="center"/>
      </w:pPr>
    </w:p>
    <w:p w14:paraId="2B1F1FC6" w14:textId="77777777" w:rsidR="006A20F0" w:rsidRDefault="006A20F0" w:rsidP="00767F1F">
      <w:pPr>
        <w:sectPr w:rsidR="006A20F0" w:rsidSect="002E6DC4">
          <w:footerReference w:type="default" r:id="rId16"/>
          <w:pgSz w:w="11906" w:h="16838"/>
          <w:pgMar w:top="1440" w:right="1800" w:bottom="1440" w:left="1800" w:header="851" w:footer="992" w:gutter="0"/>
          <w:pgNumType w:fmt="upperRoman" w:start="1"/>
          <w:cols w:space="425"/>
          <w:docGrid w:type="lines" w:linePitch="312"/>
        </w:sectPr>
      </w:pPr>
    </w:p>
    <w:p w14:paraId="6412B0CA" w14:textId="77777777" w:rsidR="0060263F" w:rsidRPr="00BA4BF3" w:rsidRDefault="00E81179">
      <w:pPr>
        <w:pStyle w:val="1"/>
        <w:numPr>
          <w:ilvl w:val="0"/>
          <w:numId w:val="1"/>
        </w:numPr>
        <w:jc w:val="center"/>
        <w:rPr>
          <w:rFonts w:ascii="黑体" w:eastAsia="黑体" w:hAnsi="黑体"/>
          <w:sz w:val="32"/>
          <w:szCs w:val="32"/>
        </w:rPr>
      </w:pPr>
      <w:bookmarkStart w:id="10" w:name="_Toc34901641"/>
      <w:commentRangeStart w:id="11"/>
      <w:r w:rsidRPr="00BA4BF3">
        <w:rPr>
          <w:rFonts w:ascii="黑体" w:eastAsia="黑体" w:hAnsi="黑体" w:hint="eastAsia"/>
          <w:sz w:val="32"/>
          <w:szCs w:val="32"/>
        </w:rPr>
        <w:lastRenderedPageBreak/>
        <w:t>绪论</w:t>
      </w:r>
      <w:bookmarkEnd w:id="10"/>
    </w:p>
    <w:p w14:paraId="3C1528A0" w14:textId="77777777" w:rsidR="0060263F" w:rsidRPr="00BA4BF3" w:rsidRDefault="00B70EE9" w:rsidP="006A20F0">
      <w:pPr>
        <w:pStyle w:val="2"/>
        <w:tabs>
          <w:tab w:val="left" w:pos="4705"/>
        </w:tabs>
        <w:rPr>
          <w:rFonts w:ascii="黑体" w:hAnsi="黑体"/>
          <w:sz w:val="28"/>
          <w:szCs w:val="28"/>
        </w:rPr>
      </w:pPr>
      <w:bookmarkStart w:id="12" w:name="_Toc34901642"/>
      <w:r w:rsidRPr="00BA4BF3">
        <w:rPr>
          <w:rFonts w:ascii="黑体" w:hAnsi="黑体" w:hint="eastAsia"/>
          <w:sz w:val="28"/>
          <w:szCs w:val="28"/>
        </w:rPr>
        <w:t>1.1</w:t>
      </w:r>
      <w:r w:rsidR="00E81179" w:rsidRPr="00BA4BF3">
        <w:rPr>
          <w:rFonts w:ascii="黑体" w:hAnsi="黑体" w:hint="eastAsia"/>
          <w:sz w:val="28"/>
          <w:szCs w:val="28"/>
        </w:rPr>
        <w:t>课题研究背景与来源</w:t>
      </w:r>
      <w:bookmarkEnd w:id="12"/>
      <w:r w:rsidR="006A20F0">
        <w:rPr>
          <w:rFonts w:ascii="黑体" w:hAnsi="黑体"/>
          <w:sz w:val="28"/>
          <w:szCs w:val="28"/>
        </w:rPr>
        <w:tab/>
      </w:r>
      <w:commentRangeEnd w:id="11"/>
      <w:r w:rsidR="00D85AD2">
        <w:rPr>
          <w:rStyle w:val="af5"/>
          <w:rFonts w:asciiTheme="minorHAnsi" w:eastAsiaTheme="minorEastAsia" w:hAnsiTheme="minorHAnsi"/>
          <w:b w:val="0"/>
        </w:rPr>
        <w:commentReference w:id="11"/>
      </w:r>
    </w:p>
    <w:p w14:paraId="12C4438A" w14:textId="77777777" w:rsidR="0060263F" w:rsidRDefault="00E8117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随着科学技术的发展，电机控制技术不断地更新，近些年来尤为迅速，而电力电子技术以及微型计算机技术的快速发展，特别是二十世纪</w:t>
      </w:r>
      <w:r>
        <w:rPr>
          <w:rFonts w:ascii="Times New Roman" w:eastAsia="宋体" w:hAnsi="Times New Roman" w:cs="Times New Roman"/>
          <w:sz w:val="24"/>
        </w:rPr>
        <w:t>80</w:t>
      </w:r>
      <w:r>
        <w:rPr>
          <w:rFonts w:ascii="Times New Roman" w:eastAsia="宋体" w:hAnsi="Times New Roman" w:cs="Times New Roman"/>
          <w:sz w:val="24"/>
        </w:rPr>
        <w:t>年代永磁材料的出现，永磁同步电机</w:t>
      </w:r>
      <w:r>
        <w:rPr>
          <w:rFonts w:ascii="Times New Roman" w:hAnsi="Times New Roman" w:cs="Times New Roman"/>
          <w:sz w:val="24"/>
        </w:rPr>
        <w:t>的</w:t>
      </w:r>
      <w:r>
        <w:rPr>
          <w:rFonts w:ascii="Times New Roman" w:eastAsia="宋体" w:hAnsi="Times New Roman" w:cs="Times New Roman"/>
          <w:sz w:val="24"/>
        </w:rPr>
        <w:t>永磁性材料</w:t>
      </w:r>
      <w:r>
        <w:rPr>
          <w:rFonts w:ascii="Times New Roman" w:hAnsi="Times New Roman" w:cs="Times New Roman"/>
          <w:sz w:val="24"/>
        </w:rPr>
        <w:t>在</w:t>
      </w:r>
      <w:r>
        <w:rPr>
          <w:rFonts w:ascii="Times New Roman" w:eastAsia="宋体" w:hAnsi="Times New Roman" w:cs="Times New Roman"/>
          <w:sz w:val="24"/>
        </w:rPr>
        <w:t>其性能、质量方面都逐渐提升，使得永磁同步电机（</w:t>
      </w:r>
      <w:r>
        <w:rPr>
          <w:rFonts w:ascii="Times New Roman" w:eastAsia="宋体" w:hAnsi="Times New Roman" w:cs="Times New Roman"/>
          <w:sz w:val="24"/>
        </w:rPr>
        <w:t>PMSM</w:t>
      </w:r>
      <w:r>
        <w:rPr>
          <w:rFonts w:ascii="Times New Roman" w:eastAsia="宋体" w:hAnsi="Times New Roman" w:cs="Times New Roman"/>
          <w:sz w:val="24"/>
        </w:rPr>
        <w:t>）得到了飞速发展；同时，永磁同步电机具有</w:t>
      </w:r>
      <w:commentRangeStart w:id="13"/>
      <w:r>
        <w:rPr>
          <w:rFonts w:ascii="Times New Roman" w:eastAsia="宋体" w:hAnsi="Times New Roman" w:cs="Times New Roman"/>
          <w:sz w:val="24"/>
        </w:rPr>
        <w:t>建构</w:t>
      </w:r>
      <w:commentRangeEnd w:id="13"/>
      <w:r w:rsidR="00F03989">
        <w:rPr>
          <w:rStyle w:val="af5"/>
        </w:rPr>
        <w:commentReference w:id="13"/>
      </w:r>
      <w:r>
        <w:rPr>
          <w:rFonts w:ascii="Times New Roman" w:eastAsia="宋体" w:hAnsi="Times New Roman" w:cs="Times New Roman"/>
          <w:sz w:val="24"/>
        </w:rPr>
        <w:t>简单、体积小、效率高，而且与其它需要电励磁的交流电机相比，没有励磁电流，因此功率因数高，力矩大，定子电流损耗小。</w:t>
      </w:r>
      <w:r>
        <w:rPr>
          <w:rFonts w:ascii="Times New Roman" w:hAnsi="Times New Roman" w:cs="Times New Roman"/>
          <w:sz w:val="24"/>
        </w:rPr>
        <w:t>近年来</w:t>
      </w:r>
      <w:r>
        <w:rPr>
          <w:rFonts w:ascii="Times New Roman" w:eastAsia="宋体" w:hAnsi="Times New Roman" w:cs="Times New Roman"/>
          <w:sz w:val="24"/>
        </w:rPr>
        <w:t>，</w:t>
      </w:r>
      <w:r>
        <w:rPr>
          <w:rFonts w:ascii="Times New Roman" w:hAnsi="Times New Roman" w:cs="Times New Roman"/>
          <w:sz w:val="24"/>
        </w:rPr>
        <w:t>人们</w:t>
      </w:r>
      <w:r>
        <w:rPr>
          <w:rFonts w:ascii="Times New Roman" w:eastAsia="宋体" w:hAnsi="Times New Roman" w:cs="Times New Roman"/>
          <w:sz w:val="24"/>
        </w:rPr>
        <w:t>对永磁同步电机的研究也日趋成熟，并且有了很显著的研究成果，使得其在军事、工业、农业以及人们的日常生活中得到广泛的应用。同时，由于永磁同步电机本身结构的原因，其参数多变，并且是强耦合、非线性的，所以其控制方法要比传统的直流电机复杂</w:t>
      </w:r>
      <w:r>
        <w:rPr>
          <w:rFonts w:ascii="Times New Roman" w:hAnsi="Times New Roman" w:cs="Times New Roman"/>
          <w:sz w:val="24"/>
        </w:rPr>
        <w:t>得</w:t>
      </w:r>
      <w:r>
        <w:rPr>
          <w:rFonts w:ascii="Times New Roman" w:eastAsia="宋体" w:hAnsi="Times New Roman" w:cs="Times New Roman"/>
          <w:sz w:val="24"/>
        </w:rPr>
        <w:t>多。并且随着技术要求的不断提高，不足的地方也显现甚多，</w:t>
      </w:r>
      <w:r>
        <w:rPr>
          <w:rFonts w:ascii="Times New Roman" w:hAnsi="Times New Roman" w:cs="Times New Roman"/>
          <w:sz w:val="24"/>
        </w:rPr>
        <w:t>在测功机用永磁同步电机控制系统中，由于温度升高而导致系统功率的降低以及测量参数的误差严重影响着系统的性能，</w:t>
      </w:r>
      <w:r>
        <w:rPr>
          <w:rFonts w:ascii="Times New Roman" w:eastAsia="宋体" w:hAnsi="Times New Roman" w:cs="Times New Roman"/>
          <w:sz w:val="24"/>
        </w:rPr>
        <w:t>因此为了更好的</w:t>
      </w:r>
      <w:r>
        <w:rPr>
          <w:rFonts w:ascii="Times New Roman" w:hAnsi="Times New Roman" w:cs="Times New Roman"/>
          <w:sz w:val="24"/>
        </w:rPr>
        <w:t>使测功机高效率工作</w:t>
      </w:r>
      <w:r>
        <w:rPr>
          <w:rFonts w:ascii="Times New Roman" w:eastAsia="宋体" w:hAnsi="Times New Roman" w:cs="Times New Roman"/>
          <w:sz w:val="24"/>
        </w:rPr>
        <w:t>，就需要对其控制方法进行研究</w:t>
      </w:r>
      <w:r>
        <w:rPr>
          <w:rFonts w:ascii="Times New Roman" w:hAnsi="Times New Roman" w:cs="Times New Roman"/>
          <w:sz w:val="24"/>
        </w:rPr>
        <w:t>改进</w:t>
      </w:r>
      <w:r>
        <w:rPr>
          <w:rFonts w:ascii="Times New Roman" w:eastAsia="宋体" w:hAnsi="Times New Roman" w:cs="Times New Roman"/>
          <w:sz w:val="24"/>
        </w:rPr>
        <w:t>，争取使得其控制方法简化，控制效率提高</w:t>
      </w:r>
      <w:r>
        <w:rPr>
          <w:rFonts w:ascii="Times New Roman" w:hAnsi="Times New Roman" w:cs="Times New Roman"/>
          <w:sz w:val="24"/>
        </w:rPr>
        <w:t>，测量参数误差减小</w:t>
      </w:r>
      <w:r>
        <w:rPr>
          <w:rFonts w:ascii="Times New Roman" w:eastAsia="宋体" w:hAnsi="Times New Roman" w:cs="Times New Roman"/>
          <w:sz w:val="24"/>
        </w:rPr>
        <w:t>。</w:t>
      </w:r>
    </w:p>
    <w:p w14:paraId="0E5FCE91" w14:textId="77777777"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电力电子经过了几十年的发展，从原来的半控器件到现在的三相桥，作为供电电源与电机的非线性接口，电力电子器件不可避免的会产生高次谐波注入电网，对其他的用电设备产生威胁，所以三相逆变器的控制算法就显得尤为重要。并且</w:t>
      </w:r>
      <w:r>
        <w:rPr>
          <w:rFonts w:ascii="Times New Roman" w:hAnsi="Times New Roman" w:cs="Times New Roman"/>
          <w:sz w:val="24"/>
        </w:rPr>
        <w:t>随着</w:t>
      </w:r>
      <w:r>
        <w:rPr>
          <w:rFonts w:ascii="Times New Roman" w:eastAsia="宋体" w:hAnsi="Times New Roman" w:cs="Times New Roman"/>
          <w:sz w:val="24"/>
        </w:rPr>
        <w:t>永磁同步电机的调速控制理论的飞速发展与逐步成熟，微电机技术与控制理论的有机结合，加之芯片主频运算速度加快，软件运算及处理能力提高，尤其把电力电子功率驱动模块与高速数字信号处理器结合到一起，使得永磁同步电机驱动控制系统集模块结构化与控制数字化于一体，</w:t>
      </w:r>
      <w:commentRangeStart w:id="14"/>
      <w:r>
        <w:rPr>
          <w:rFonts w:ascii="Times New Roman" w:eastAsia="宋体" w:hAnsi="Times New Roman" w:cs="Times New Roman"/>
          <w:sz w:val="24"/>
        </w:rPr>
        <w:t>很大程度上有效地</w:t>
      </w:r>
      <w:commentRangeEnd w:id="14"/>
      <w:r w:rsidR="0067665F">
        <w:rPr>
          <w:rStyle w:val="af5"/>
        </w:rPr>
        <w:commentReference w:id="14"/>
      </w:r>
      <w:r>
        <w:rPr>
          <w:rFonts w:ascii="Times New Roman" w:eastAsia="宋体" w:hAnsi="Times New Roman" w:cs="Times New Roman"/>
          <w:sz w:val="24"/>
        </w:rPr>
        <w:t>提高了控制系统的稳定性、精确性和可靠性。因此，研究基于高性能微处理器的永磁同步电机驱动控制系统已成为先进电机驱动控制领域研究热点。</w:t>
      </w:r>
    </w:p>
    <w:p w14:paraId="0C844474" w14:textId="77777777"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在</w:t>
      </w:r>
      <w:r>
        <w:rPr>
          <w:rFonts w:ascii="Times New Roman" w:hAnsi="Times New Roman" w:cs="Times New Roman"/>
          <w:sz w:val="24"/>
        </w:rPr>
        <w:t>测功机用</w:t>
      </w:r>
      <w:r>
        <w:rPr>
          <w:rFonts w:ascii="Times New Roman" w:eastAsia="宋体" w:hAnsi="Times New Roman" w:cs="Times New Roman"/>
          <w:sz w:val="24"/>
        </w:rPr>
        <w:t>永磁同步电机运行过程中，定子绕组</w:t>
      </w:r>
      <w:r>
        <w:rPr>
          <w:rFonts w:ascii="Times New Roman" w:hAnsi="Times New Roman" w:cs="Times New Roman"/>
          <w:sz w:val="24"/>
        </w:rPr>
        <w:t>发</w:t>
      </w:r>
      <w:r>
        <w:rPr>
          <w:rFonts w:ascii="Times New Roman" w:eastAsia="宋体" w:hAnsi="Times New Roman" w:cs="Times New Roman"/>
          <w:sz w:val="24"/>
        </w:rPr>
        <w:t>热是影响电机工作效率以及电机使用寿命的重要原因之一，</w:t>
      </w:r>
      <w:r>
        <w:rPr>
          <w:rFonts w:ascii="Times New Roman" w:hAnsi="Times New Roman" w:cs="Times New Roman"/>
          <w:sz w:val="24"/>
        </w:rPr>
        <w:t>其温度升高导致测功机的工作时间减少，并且</w:t>
      </w:r>
      <w:r>
        <w:rPr>
          <w:rFonts w:ascii="Times New Roman" w:hAnsi="Times New Roman" w:cs="Times New Roman"/>
          <w:sz w:val="24"/>
        </w:rPr>
        <w:lastRenderedPageBreak/>
        <w:t>使得其所测的参数出现较大的误差。</w:t>
      </w:r>
      <w:r>
        <w:rPr>
          <w:rFonts w:ascii="Times New Roman" w:eastAsia="宋体" w:hAnsi="Times New Roman" w:cs="Times New Roman"/>
          <w:sz w:val="24"/>
        </w:rPr>
        <w:t>尤其是在高转速的时候</w:t>
      </w:r>
      <w:commentRangeStart w:id="15"/>
      <w:r>
        <w:rPr>
          <w:rFonts w:ascii="Times New Roman" w:eastAsia="宋体" w:hAnsi="Times New Roman" w:cs="Times New Roman"/>
          <w:sz w:val="24"/>
        </w:rPr>
        <w:t>；</w:t>
      </w:r>
      <w:commentRangeEnd w:id="15"/>
      <w:r w:rsidR="006672F8">
        <w:rPr>
          <w:rStyle w:val="af5"/>
        </w:rPr>
        <w:commentReference w:id="15"/>
      </w:r>
      <w:r>
        <w:rPr>
          <w:rFonts w:ascii="Times New Roman" w:eastAsia="宋体" w:hAnsi="Times New Roman" w:cs="Times New Roman"/>
          <w:sz w:val="24"/>
        </w:rPr>
        <w:t>由于电机是驱动系统的核心组成部分，其工作效率和使用寿命的降低会大大影响整个控制系统的可靠性。所以，研究和改进</w:t>
      </w:r>
      <w:r>
        <w:rPr>
          <w:rFonts w:ascii="Times New Roman" w:hAnsi="Times New Roman" w:cs="Times New Roman"/>
          <w:sz w:val="24"/>
        </w:rPr>
        <w:t>测功机用</w:t>
      </w:r>
      <w:r>
        <w:rPr>
          <w:rFonts w:ascii="Times New Roman" w:eastAsia="宋体" w:hAnsi="Times New Roman" w:cs="Times New Roman"/>
          <w:sz w:val="24"/>
        </w:rPr>
        <w:t>永磁同步电机的温度补偿方法以及相应控制算法具有重要意义，这样不仅可以提高</w:t>
      </w:r>
      <w:r>
        <w:rPr>
          <w:rFonts w:ascii="Times New Roman" w:hAnsi="Times New Roman" w:cs="Times New Roman"/>
          <w:sz w:val="24"/>
        </w:rPr>
        <w:t>测功机</w:t>
      </w:r>
      <w:r>
        <w:rPr>
          <w:rFonts w:ascii="Times New Roman" w:eastAsia="宋体" w:hAnsi="Times New Roman" w:cs="Times New Roman"/>
          <w:sz w:val="24"/>
        </w:rPr>
        <w:t>的工作效率，还可以提高</w:t>
      </w:r>
      <w:r>
        <w:rPr>
          <w:rFonts w:ascii="Times New Roman" w:hAnsi="Times New Roman" w:cs="Times New Roman"/>
          <w:sz w:val="24"/>
        </w:rPr>
        <w:t>其</w:t>
      </w:r>
      <w:r>
        <w:rPr>
          <w:rFonts w:ascii="Times New Roman" w:eastAsia="宋体" w:hAnsi="Times New Roman" w:cs="Times New Roman"/>
          <w:sz w:val="24"/>
        </w:rPr>
        <w:t>使用寿命，同时也会大幅提升</w:t>
      </w:r>
      <w:r>
        <w:rPr>
          <w:rFonts w:ascii="Times New Roman" w:hAnsi="Times New Roman" w:cs="Times New Roman"/>
          <w:sz w:val="24"/>
        </w:rPr>
        <w:t>其</w:t>
      </w:r>
      <w:r>
        <w:rPr>
          <w:rFonts w:ascii="Times New Roman" w:eastAsia="宋体" w:hAnsi="Times New Roman" w:cs="Times New Roman"/>
          <w:sz w:val="24"/>
        </w:rPr>
        <w:t>驱动系统的整体可靠性。</w:t>
      </w:r>
    </w:p>
    <w:p w14:paraId="4942DD52" w14:textId="77777777" w:rsidR="0060263F" w:rsidRDefault="00E81179">
      <w:pPr>
        <w:spacing w:beforeLines="30" w:before="93" w:line="360" w:lineRule="auto"/>
        <w:ind w:firstLine="481"/>
        <w:rPr>
          <w:rFonts w:ascii="Times New Roman" w:eastAsia="宋体" w:hAnsi="Times New Roman" w:cs="Times New Roman"/>
          <w:sz w:val="24"/>
          <w:szCs w:val="24"/>
        </w:rPr>
      </w:pPr>
      <w:r>
        <w:rPr>
          <w:rFonts w:ascii="Times New Roman" w:eastAsia="宋体" w:hAnsi="Times New Roman" w:cs="Times New Roman" w:hint="eastAsia"/>
          <w:sz w:val="24"/>
          <w:szCs w:val="24"/>
        </w:rPr>
        <w:t>本课题是</w:t>
      </w:r>
      <w:r>
        <w:rPr>
          <w:rFonts w:ascii="Times New Roman" w:eastAsia="宋体" w:hAnsi="Times New Roman" w:cs="Times New Roman"/>
          <w:sz w:val="24"/>
          <w:szCs w:val="24"/>
        </w:rPr>
        <w:t>上海安沛动力科技有限公司</w:t>
      </w:r>
      <w:r>
        <w:rPr>
          <w:rFonts w:ascii="Times New Roman" w:hAnsi="Times New Roman" w:cs="Times New Roman"/>
          <w:sz w:val="24"/>
          <w:szCs w:val="24"/>
        </w:rPr>
        <w:t>和长安大学的合作项目</w:t>
      </w:r>
      <w:r>
        <w:rPr>
          <w:rFonts w:ascii="Times New Roman" w:eastAsia="宋体" w:hAnsi="Times New Roman" w:cs="Times New Roman"/>
          <w:sz w:val="24"/>
          <w:szCs w:val="24"/>
        </w:rPr>
        <w:t>——</w:t>
      </w:r>
      <w:r>
        <w:rPr>
          <w:rFonts w:ascii="Times New Roman" w:eastAsia="宋体" w:hAnsi="Times New Roman" w:cs="Times New Roman"/>
          <w:sz w:val="24"/>
          <w:szCs w:val="24"/>
        </w:rPr>
        <w:t>测功机的控制系统改进。由于现在所使用的测功机在工作时电机温度上升过快导致电机功率随</w:t>
      </w:r>
      <w:r>
        <w:rPr>
          <w:rFonts w:ascii="Times New Roman" w:eastAsia="宋体" w:hAnsi="Times New Roman" w:cs="Times New Roman" w:hint="eastAsia"/>
          <w:sz w:val="24"/>
          <w:szCs w:val="24"/>
        </w:rPr>
        <w:t>之</w:t>
      </w:r>
      <w:r>
        <w:rPr>
          <w:rFonts w:ascii="Times New Roman" w:eastAsia="宋体" w:hAnsi="Times New Roman" w:cs="Times New Roman"/>
          <w:sz w:val="24"/>
          <w:szCs w:val="24"/>
        </w:rPr>
        <w:t>降低，</w:t>
      </w:r>
      <w:r>
        <w:rPr>
          <w:rFonts w:ascii="Times New Roman" w:eastAsia="宋体" w:hAnsi="Times New Roman" w:cs="Times New Roman" w:hint="eastAsia"/>
          <w:sz w:val="24"/>
          <w:szCs w:val="24"/>
        </w:rPr>
        <w:t>输出转矩在整个过程中损失较多，导致</w:t>
      </w:r>
      <w:r>
        <w:rPr>
          <w:rFonts w:ascii="Times New Roman" w:eastAsia="宋体" w:hAnsi="Times New Roman" w:cs="Times New Roman"/>
          <w:sz w:val="24"/>
          <w:szCs w:val="24"/>
        </w:rPr>
        <w:t>在很短的时间内电机温度就会到达过热保护点，影响</w:t>
      </w:r>
      <w:r>
        <w:rPr>
          <w:rFonts w:ascii="Times New Roman" w:eastAsia="宋体" w:hAnsi="Times New Roman" w:cs="Times New Roman" w:hint="eastAsia"/>
          <w:sz w:val="24"/>
          <w:szCs w:val="24"/>
        </w:rPr>
        <w:t>测功机</w:t>
      </w:r>
      <w:r>
        <w:rPr>
          <w:rFonts w:ascii="Times New Roman" w:eastAsia="宋体" w:hAnsi="Times New Roman" w:cs="Times New Roman"/>
          <w:sz w:val="24"/>
          <w:szCs w:val="24"/>
        </w:rPr>
        <w:t>的工作效率，所以需要对其控制算法进行</w:t>
      </w:r>
      <w:r>
        <w:rPr>
          <w:rFonts w:ascii="Times New Roman" w:hAnsi="Times New Roman" w:cs="Times New Roman"/>
          <w:sz w:val="24"/>
          <w:szCs w:val="24"/>
        </w:rPr>
        <w:t>深入</w:t>
      </w:r>
      <w:r>
        <w:rPr>
          <w:rFonts w:ascii="Times New Roman" w:eastAsia="宋体" w:hAnsi="Times New Roman" w:cs="Times New Roman"/>
          <w:sz w:val="24"/>
          <w:szCs w:val="24"/>
        </w:rPr>
        <w:t>研究。</w:t>
      </w:r>
    </w:p>
    <w:p w14:paraId="2531820F" w14:textId="77777777" w:rsidR="0060263F" w:rsidRPr="00BA4BF3" w:rsidRDefault="00B70EE9" w:rsidP="00B70EE9">
      <w:pPr>
        <w:pStyle w:val="2"/>
        <w:rPr>
          <w:rFonts w:ascii="黑体" w:hAnsi="黑体"/>
          <w:sz w:val="28"/>
          <w:szCs w:val="28"/>
        </w:rPr>
      </w:pPr>
      <w:bookmarkStart w:id="16" w:name="_Toc34901643"/>
      <w:r w:rsidRPr="00BA4BF3">
        <w:rPr>
          <w:rFonts w:ascii="黑体" w:hAnsi="黑体" w:hint="eastAsia"/>
          <w:sz w:val="28"/>
          <w:szCs w:val="28"/>
        </w:rPr>
        <w:t>1.2</w:t>
      </w:r>
      <w:r w:rsidR="00E81179" w:rsidRPr="00BA4BF3">
        <w:rPr>
          <w:rFonts w:ascii="黑体" w:hAnsi="黑体" w:hint="eastAsia"/>
          <w:sz w:val="28"/>
          <w:szCs w:val="28"/>
        </w:rPr>
        <w:t>研究目的与意义</w:t>
      </w:r>
      <w:bookmarkEnd w:id="16"/>
    </w:p>
    <w:p w14:paraId="7757492B" w14:textId="77777777" w:rsidR="0060263F" w:rsidRDefault="00E81179">
      <w:pPr>
        <w:spacing w:beforeLines="30" w:before="93"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本课题将以永磁同步电机测功机的温度变化以及电机功率随温度升高而下降的</w:t>
      </w:r>
      <w:r>
        <w:rPr>
          <w:rFonts w:ascii="Times New Roman" w:hAnsi="Times New Roman" w:cs="Times New Roman"/>
          <w:sz w:val="24"/>
          <w:szCs w:val="24"/>
        </w:rPr>
        <w:t>问题</w:t>
      </w:r>
      <w:r>
        <w:rPr>
          <w:rFonts w:ascii="Times New Roman" w:eastAsia="宋体" w:hAnsi="Times New Roman" w:cs="Times New Roman"/>
          <w:sz w:val="24"/>
          <w:szCs w:val="24"/>
        </w:rPr>
        <w:t>为主要研究对象。通过对电机及其控制系统理论模型的分析，针对不同的转速、不同的负载分析电机的温度变化特征，建立系统仿真模型，并搭建实验环境，对比仿真结果与实验结果，选择合适的控制算法并对算法加以改进，以达到对测功机的控制系统的优化，延长其工作时间，提高工作效率。</w:t>
      </w:r>
    </w:p>
    <w:p w14:paraId="6A9F0103" w14:textId="77777777"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近年来电动车的普及发展，将永磁同步电机推向高潮，空间矢量脉宽调制（</w:t>
      </w:r>
      <w:r>
        <w:rPr>
          <w:rFonts w:ascii="Times New Roman" w:eastAsia="宋体" w:hAnsi="Times New Roman" w:cs="Times New Roman"/>
          <w:sz w:val="24"/>
        </w:rPr>
        <w:t>SVPWM</w:t>
      </w:r>
      <w:r>
        <w:rPr>
          <w:rFonts w:ascii="Times New Roman" w:eastAsia="宋体" w:hAnsi="Times New Roman" w:cs="Times New Roman"/>
          <w:sz w:val="24"/>
        </w:rPr>
        <w:t>）技术具有的直流侧电压利用率高、电流高次谐波少、转矩脉动小、噪声低、易于数字化控制等优点，使其成为现在永磁同步电机控制的核心。总的来说，对</w:t>
      </w:r>
      <w:r>
        <w:rPr>
          <w:rFonts w:ascii="Times New Roman" w:hAnsi="Times New Roman" w:cs="Times New Roman"/>
          <w:sz w:val="24"/>
        </w:rPr>
        <w:t>测功机用</w:t>
      </w:r>
      <w:r>
        <w:rPr>
          <w:rFonts w:ascii="Times New Roman" w:eastAsia="宋体" w:hAnsi="Times New Roman" w:cs="Times New Roman"/>
          <w:sz w:val="24"/>
        </w:rPr>
        <w:t>永磁同步电机控制的研究具有以下重要意义：</w:t>
      </w:r>
    </w:p>
    <w:p w14:paraId="70F6BCCF" w14:textId="77777777"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的伺服电机。与传统的直流电机相比，永磁同步电机结构简单、体积小、效率高，采用电子换向器，使得电机的使用寿命延长，并且采用空间矢量控制技术，更易于实现转矩电流线性化的特点，而且转矩脉动小，使其有更好的发展性与实用性。</w:t>
      </w:r>
    </w:p>
    <w:p w14:paraId="44B6408B" w14:textId="77777777"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）随着现代数字化技术的发展，永磁同步电机控制与数字技术结合是其重要的发展方向</w:t>
      </w:r>
      <w:commentRangeStart w:id="17"/>
      <w:r>
        <w:rPr>
          <w:rFonts w:ascii="Times New Roman" w:eastAsia="宋体" w:hAnsi="Times New Roman" w:cs="Times New Roman"/>
          <w:sz w:val="24"/>
        </w:rPr>
        <w:t>；</w:t>
      </w:r>
      <w:commentRangeEnd w:id="17"/>
      <w:r w:rsidR="00B32F85">
        <w:rPr>
          <w:rStyle w:val="af5"/>
        </w:rPr>
        <w:commentReference w:id="17"/>
      </w:r>
      <w:r>
        <w:rPr>
          <w:rFonts w:ascii="Times New Roman" w:eastAsia="宋体" w:hAnsi="Times New Roman" w:cs="Times New Roman"/>
          <w:sz w:val="24"/>
        </w:rPr>
        <w:t>数字化控制克服了模拟控制易受外界环境干扰的缺点，并且更易于和现代的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w:t>
      </w:r>
      <w:commentRangeStart w:id="18"/>
      <w:r>
        <w:rPr>
          <w:rFonts w:ascii="Times New Roman" w:eastAsia="宋体" w:hAnsi="Times New Roman" w:cs="Times New Roman"/>
          <w:sz w:val="24"/>
        </w:rPr>
        <w:t>控制的硬件系</w:t>
      </w:r>
      <w:r>
        <w:rPr>
          <w:rFonts w:ascii="Times New Roman" w:eastAsia="宋体" w:hAnsi="Times New Roman" w:cs="Times New Roman"/>
          <w:sz w:val="24"/>
        </w:rPr>
        <w:lastRenderedPageBreak/>
        <w:t>统</w:t>
      </w:r>
      <w:commentRangeEnd w:id="18"/>
      <w:r w:rsidR="00B32F85">
        <w:rPr>
          <w:rStyle w:val="af5"/>
        </w:rPr>
        <w:commentReference w:id="18"/>
      </w:r>
      <w:r>
        <w:rPr>
          <w:rFonts w:ascii="Times New Roman" w:eastAsia="宋体" w:hAnsi="Times New Roman" w:cs="Times New Roman"/>
          <w:sz w:val="24"/>
        </w:rPr>
        <w:t>大大简化。</w:t>
      </w:r>
    </w:p>
    <w:p w14:paraId="1ED6EB57" w14:textId="77777777"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）旋转变压器输出的是模拟信号，其工作温度范围大，耐冲击，抗辐射，并且本身具有隔离作用，能很好地抑制电信号的共模干扰。近年来，随着旋变解码芯片的发展，使得旋变输出的模拟量更易</w:t>
      </w:r>
      <w:commentRangeStart w:id="19"/>
      <w:r>
        <w:rPr>
          <w:rFonts w:ascii="Times New Roman" w:eastAsia="宋体" w:hAnsi="Times New Roman" w:cs="Times New Roman"/>
          <w:sz w:val="24"/>
        </w:rPr>
        <w:t>于</w:t>
      </w:r>
      <w:commentRangeEnd w:id="19"/>
      <w:r w:rsidR="000A6FCC">
        <w:rPr>
          <w:rStyle w:val="af5"/>
        </w:rPr>
        <w:commentReference w:id="19"/>
      </w:r>
      <w:r>
        <w:rPr>
          <w:rFonts w:ascii="Times New Roman" w:eastAsia="宋体" w:hAnsi="Times New Roman" w:cs="Times New Roman"/>
          <w:sz w:val="24"/>
        </w:rPr>
        <w:t>数字解码芯片相结合，对于电机的位置和速度信息更加容易、准确。</w:t>
      </w:r>
    </w:p>
    <w:p w14:paraId="360F3017" w14:textId="77777777"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）永磁材料特别是铁氧体永磁和铷铁硼永磁材料对于温度的敏感性很大，从冷态</w:t>
      </w:r>
      <w:r>
        <w:rPr>
          <w:rFonts w:ascii="Times New Roman" w:eastAsia="宋体" w:hAnsi="Times New Roman" w:cs="Times New Roman"/>
          <w:sz w:val="24"/>
        </w:rPr>
        <w:t>(</w:t>
      </w:r>
      <w:r>
        <w:rPr>
          <w:rFonts w:ascii="Times New Roman" w:eastAsia="宋体" w:hAnsi="Times New Roman" w:cs="Times New Roman"/>
          <w:sz w:val="24"/>
        </w:rPr>
        <w:t>低温环境温度</w:t>
      </w:r>
      <w:r>
        <w:rPr>
          <w:rFonts w:ascii="Times New Roman" w:eastAsia="宋体" w:hAnsi="Times New Roman" w:cs="Times New Roman"/>
          <w:sz w:val="24"/>
        </w:rPr>
        <w:t>)</w:t>
      </w:r>
      <w:r>
        <w:rPr>
          <w:rFonts w:ascii="Times New Roman" w:eastAsia="宋体" w:hAnsi="Times New Roman" w:cs="Times New Roman"/>
          <w:sz w:val="24"/>
        </w:rPr>
        <w:t>运行到热态</w:t>
      </w:r>
      <w:r>
        <w:rPr>
          <w:rFonts w:ascii="Times New Roman" w:eastAsia="宋体" w:hAnsi="Times New Roman" w:cs="Times New Roman"/>
          <w:sz w:val="24"/>
        </w:rPr>
        <w:t>(</w:t>
      </w:r>
      <w:r>
        <w:rPr>
          <w:rFonts w:ascii="Times New Roman" w:eastAsia="宋体" w:hAnsi="Times New Roman" w:cs="Times New Roman"/>
          <w:sz w:val="24"/>
        </w:rPr>
        <w:t>高温环境温度加温升</w:t>
      </w:r>
      <w:r>
        <w:rPr>
          <w:rFonts w:ascii="Times New Roman" w:eastAsia="宋体" w:hAnsi="Times New Roman" w:cs="Times New Roman"/>
          <w:sz w:val="24"/>
        </w:rPr>
        <w:t>)</w:t>
      </w:r>
      <w:r>
        <w:rPr>
          <w:rFonts w:ascii="Times New Roman" w:eastAsia="宋体" w:hAnsi="Times New Roman" w:cs="Times New Roman"/>
          <w:sz w:val="24"/>
        </w:rPr>
        <w:t>温度提高一百多摄氏度，钕铁硼永磁电机的每极气隙磁通量将减少</w:t>
      </w:r>
      <w:r>
        <w:rPr>
          <w:rFonts w:ascii="Times New Roman" w:eastAsia="宋体" w:hAnsi="Times New Roman" w:cs="Times New Roman"/>
          <w:sz w:val="24"/>
        </w:rPr>
        <w:t>10</w:t>
      </w:r>
      <w:r>
        <w:rPr>
          <w:rFonts w:ascii="Times New Roman" w:eastAsia="宋体" w:hAnsi="Times New Roman" w:cs="Times New Roman"/>
          <w:sz w:val="24"/>
        </w:rPr>
        <w:t>％以上。并且电枢电阻随温度升高而增大导致电阻压降增大和电枢反应的去磁作用，变化率还会增加。这些因素明显地影响着</w:t>
      </w:r>
      <w:r>
        <w:rPr>
          <w:rFonts w:ascii="Times New Roman" w:hAnsi="Times New Roman" w:cs="Times New Roman"/>
          <w:sz w:val="24"/>
        </w:rPr>
        <w:t>测功机系统</w:t>
      </w:r>
      <w:r>
        <w:rPr>
          <w:rFonts w:ascii="Times New Roman" w:eastAsia="宋体" w:hAnsi="Times New Roman" w:cs="Times New Roman"/>
          <w:sz w:val="24"/>
        </w:rPr>
        <w:t>的运行性能。所以，电机的发热对系统来说是不可忽略的一个影响系统效率的因素，因此对</w:t>
      </w:r>
      <w:r>
        <w:rPr>
          <w:rFonts w:ascii="Times New Roman" w:hAnsi="Times New Roman" w:cs="Times New Roman"/>
          <w:sz w:val="24"/>
        </w:rPr>
        <w:t>测功机系统使用的</w:t>
      </w:r>
      <w:r>
        <w:rPr>
          <w:rFonts w:ascii="Times New Roman" w:eastAsia="宋体" w:hAnsi="Times New Roman" w:cs="Times New Roman"/>
          <w:sz w:val="24"/>
        </w:rPr>
        <w:t>电机温度处理就显得相当重要，尤其是在电机高转速运行过程中，电机的发热对系统是一个不可忽略的因素，严重影响系统的效率。</w:t>
      </w:r>
    </w:p>
    <w:p w14:paraId="7FB4A0C4" w14:textId="77777777"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综上所述，</w:t>
      </w:r>
      <w:r>
        <w:rPr>
          <w:rFonts w:ascii="Times New Roman" w:eastAsia="宋体" w:hAnsi="Times New Roman" w:cs="Times New Roman"/>
          <w:sz w:val="24"/>
        </w:rPr>
        <w:t>对</w:t>
      </w:r>
      <w:r>
        <w:rPr>
          <w:rFonts w:ascii="Times New Roman" w:hAnsi="Times New Roman" w:cs="Times New Roman"/>
          <w:sz w:val="24"/>
        </w:rPr>
        <w:t>测功机用永磁同步电机</w:t>
      </w:r>
      <w:r>
        <w:rPr>
          <w:rFonts w:ascii="Times New Roman" w:eastAsia="宋体" w:hAnsi="Times New Roman" w:cs="Times New Roman"/>
          <w:sz w:val="24"/>
        </w:rPr>
        <w:t>温升的研究以及系统的温度补偿对</w:t>
      </w:r>
      <w:r>
        <w:rPr>
          <w:rFonts w:ascii="Times New Roman" w:hAnsi="Times New Roman" w:cs="Times New Roman"/>
          <w:sz w:val="24"/>
        </w:rPr>
        <w:t>测功机</w:t>
      </w:r>
      <w:r>
        <w:rPr>
          <w:rFonts w:ascii="Times New Roman" w:eastAsia="宋体" w:hAnsi="Times New Roman" w:cs="Times New Roman"/>
          <w:sz w:val="24"/>
        </w:rPr>
        <w:t>系统来说有着至关重要的意义。</w:t>
      </w:r>
    </w:p>
    <w:p w14:paraId="4F888B2B" w14:textId="77777777" w:rsidR="0060263F" w:rsidRPr="00BA4BF3" w:rsidRDefault="00B70EE9" w:rsidP="00B70EE9">
      <w:pPr>
        <w:pStyle w:val="2"/>
        <w:rPr>
          <w:rFonts w:ascii="黑体" w:hAnsi="黑体"/>
          <w:sz w:val="28"/>
          <w:szCs w:val="28"/>
        </w:rPr>
      </w:pPr>
      <w:bookmarkStart w:id="20" w:name="_Toc34901644"/>
      <w:r w:rsidRPr="00BA4BF3">
        <w:rPr>
          <w:rFonts w:ascii="黑体" w:hAnsi="黑体" w:hint="eastAsia"/>
          <w:sz w:val="28"/>
          <w:szCs w:val="28"/>
        </w:rPr>
        <w:t>1</w:t>
      </w:r>
      <w:commentRangeStart w:id="21"/>
      <w:r w:rsidRPr="00BA4BF3">
        <w:rPr>
          <w:rFonts w:ascii="黑体" w:hAnsi="黑体" w:hint="eastAsia"/>
          <w:sz w:val="28"/>
          <w:szCs w:val="28"/>
        </w:rPr>
        <w:t>.3</w:t>
      </w:r>
      <w:r w:rsidR="00E81179" w:rsidRPr="00BA4BF3">
        <w:rPr>
          <w:rFonts w:ascii="黑体" w:hAnsi="黑体" w:hint="eastAsia"/>
          <w:sz w:val="28"/>
          <w:szCs w:val="28"/>
        </w:rPr>
        <w:t>国内外研究现状与发展趋势</w:t>
      </w:r>
      <w:bookmarkEnd w:id="20"/>
      <w:commentRangeEnd w:id="21"/>
      <w:r w:rsidR="00550E9C">
        <w:rPr>
          <w:rStyle w:val="af5"/>
          <w:rFonts w:asciiTheme="minorHAnsi" w:eastAsiaTheme="minorEastAsia" w:hAnsiTheme="minorHAnsi"/>
          <w:b w:val="0"/>
        </w:rPr>
        <w:commentReference w:id="21"/>
      </w:r>
    </w:p>
    <w:p w14:paraId="444FD626" w14:textId="77777777" w:rsidR="0060263F" w:rsidRPr="00BA4BF3" w:rsidRDefault="00B70EE9" w:rsidP="00B70EE9">
      <w:pPr>
        <w:pStyle w:val="3"/>
        <w:rPr>
          <w:rFonts w:ascii="黑体" w:eastAsia="黑体" w:hAnsi="黑体"/>
          <w:sz w:val="24"/>
          <w:szCs w:val="24"/>
        </w:rPr>
      </w:pPr>
      <w:bookmarkStart w:id="23" w:name="_Toc34901645"/>
      <w:r w:rsidRPr="00BA4BF3">
        <w:rPr>
          <w:rFonts w:ascii="黑体" w:eastAsia="黑体" w:hAnsi="黑体" w:hint="eastAsia"/>
          <w:sz w:val="24"/>
          <w:szCs w:val="24"/>
        </w:rPr>
        <w:t>1.3.1</w:t>
      </w:r>
      <w:r w:rsidR="00E81179" w:rsidRPr="00BA4BF3">
        <w:rPr>
          <w:rFonts w:ascii="黑体" w:eastAsia="黑体" w:hAnsi="黑体" w:hint="eastAsia"/>
          <w:sz w:val="24"/>
          <w:szCs w:val="24"/>
        </w:rPr>
        <w:t>永磁同步电机发展</w:t>
      </w:r>
      <w:bookmarkEnd w:id="23"/>
    </w:p>
    <w:p w14:paraId="45D74E5D" w14:textId="77777777"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永磁材料，永磁同步电机的产量也随之剧增，应用范围也越来越广泛。然而永磁材料也有诸多缺点，比如其矫顽力偏低，剩磁密度也不高，这就限制了其进一步的发展</w:t>
      </w:r>
      <w:r>
        <w:rPr>
          <w:rFonts w:ascii="Times New Roman" w:eastAsia="宋体" w:hAnsi="Times New Roman" w:cs="Times New Roman"/>
          <w:sz w:val="24"/>
          <w:vertAlign w:val="superscript"/>
        </w:rPr>
        <w:t>[1]</w:t>
      </w:r>
      <w:r>
        <w:rPr>
          <w:rFonts w:ascii="Times New Roman" w:eastAsia="宋体" w:hAnsi="Times New Roman" w:cs="Times New Roman"/>
          <w:sz w:val="24"/>
        </w:rPr>
        <w:t>。然而</w:t>
      </w:r>
      <w:r>
        <w:rPr>
          <w:rFonts w:ascii="Times New Roman" w:eastAsia="宋体" w:hAnsi="Times New Roman" w:cs="Times New Roman"/>
          <w:sz w:val="24"/>
        </w:rPr>
        <w:t>80</w:t>
      </w:r>
      <w:r>
        <w:rPr>
          <w:rFonts w:ascii="Times New Roman" w:eastAsia="宋体" w:hAnsi="Times New Roman" w:cs="Times New Roman"/>
          <w:sz w:val="24"/>
        </w:rPr>
        <w:t>年代铷铁硼</w:t>
      </w:r>
      <w:r>
        <w:rPr>
          <w:rFonts w:ascii="Times New Roman" w:eastAsia="宋体" w:hAnsi="Times New Roman" w:cs="Times New Roman"/>
          <w:sz w:val="24"/>
        </w:rPr>
        <w:t>(NdFeB)</w:t>
      </w:r>
      <w:r>
        <w:rPr>
          <w:rFonts w:ascii="Times New Roman" w:eastAsia="宋体" w:hAnsi="Times New Roman" w:cs="Times New Roman"/>
          <w:sz w:val="24"/>
        </w:rPr>
        <w:t>永磁材料的出现，才改变了这种现状。</w:t>
      </w:r>
    </w:p>
    <w:p w14:paraId="6FE62877" w14:textId="77777777"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进入二十世纪</w:t>
      </w:r>
      <w:r>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r>
        <w:rPr>
          <w:rFonts w:ascii="Times New Roman" w:eastAsia="宋体" w:hAnsi="Times New Roman" w:cs="Times New Roman"/>
          <w:sz w:val="24"/>
        </w:rPr>
        <w:t>NdFeB</w:t>
      </w:r>
      <w:r>
        <w:rPr>
          <w:rFonts w:ascii="Times New Roman" w:eastAsia="宋体" w:hAnsi="Times New Roman" w:cs="Times New Roman"/>
          <w:sz w:val="24"/>
        </w:rPr>
        <w:t>为代表的永磁体表现出良好的热稳定性，同时电力电子器件性能的不断提高，也使得永磁同步电机的发展得到了大幅度的提升。</w:t>
      </w:r>
    </w:p>
    <w:p w14:paraId="6BAB3F89" w14:textId="77777777"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lastRenderedPageBreak/>
        <w:t>目前，永磁同步电机正向小型化、大功率、高性能的方向发展，其结构工艺与控制技术都出现了全新的局面。</w:t>
      </w:r>
    </w:p>
    <w:p w14:paraId="23B15099" w14:textId="77777777" w:rsidR="0060263F" w:rsidRPr="00BA4BF3" w:rsidRDefault="00B70EE9" w:rsidP="00B70EE9">
      <w:pPr>
        <w:pStyle w:val="3"/>
        <w:rPr>
          <w:rFonts w:ascii="黑体" w:eastAsia="黑体" w:hAnsi="黑体"/>
          <w:sz w:val="24"/>
          <w:szCs w:val="24"/>
        </w:rPr>
      </w:pPr>
      <w:bookmarkStart w:id="24" w:name="_Toc34901646"/>
      <w:r w:rsidRPr="00BA4BF3">
        <w:rPr>
          <w:rFonts w:ascii="黑体" w:eastAsia="黑体" w:hAnsi="黑体" w:hint="eastAsia"/>
          <w:sz w:val="24"/>
          <w:szCs w:val="24"/>
        </w:rPr>
        <w:t>1.3.2</w:t>
      </w:r>
      <w:r w:rsidR="00E81179" w:rsidRPr="00BA4BF3">
        <w:rPr>
          <w:rFonts w:ascii="黑体" w:eastAsia="黑体" w:hAnsi="黑体" w:hint="eastAsia"/>
          <w:sz w:val="24"/>
          <w:szCs w:val="24"/>
        </w:rPr>
        <w:t>电力电子技术的发展</w:t>
      </w:r>
      <w:bookmarkEnd w:id="24"/>
    </w:p>
    <w:p w14:paraId="646DD1B9" w14:textId="77777777"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电力电子器件作为强电与弱电之间的桥梁，其控制着强电与弱电之间的转换，用于电能的转换与控制。上世纪</w:t>
      </w:r>
      <w:r>
        <w:rPr>
          <w:rFonts w:ascii="Times New Roman" w:eastAsia="宋体" w:hAnsi="Times New Roman" w:cs="Times New Roman"/>
          <w:sz w:val="24"/>
        </w:rPr>
        <w:t>50</w:t>
      </w:r>
      <w:r>
        <w:rPr>
          <w:rFonts w:ascii="Times New Roman" w:eastAsia="宋体" w:hAnsi="Times New Roman" w:cs="Times New Roman"/>
          <w:sz w:val="24"/>
        </w:rPr>
        <w:t>年代，美国通用公司发明的硅晶闸管的问世，标志着电力电子技术的开端，到</w:t>
      </w:r>
      <w:r>
        <w:rPr>
          <w:rFonts w:ascii="Times New Roman" w:eastAsia="宋体" w:hAnsi="Times New Roman" w:cs="Times New Roman"/>
          <w:sz w:val="24"/>
        </w:rPr>
        <w:t>70</w:t>
      </w:r>
      <w:r>
        <w:rPr>
          <w:rFonts w:ascii="Times New Roman" w:eastAsia="宋体" w:hAnsi="Times New Roman" w:cs="Times New Roman"/>
          <w:sz w:val="24"/>
        </w:rPr>
        <w:t>年代以生产出许多半控器件，如晶闸管、逆倒晶闸管、双向晶闸管等；到</w:t>
      </w:r>
      <w:r>
        <w:rPr>
          <w:rFonts w:ascii="Times New Roman" w:eastAsia="宋体" w:hAnsi="Times New Roman" w:cs="Times New Roman"/>
          <w:sz w:val="24"/>
        </w:rPr>
        <w:t>70</w:t>
      </w:r>
      <w:r>
        <w:rPr>
          <w:rFonts w:ascii="Times New Roman" w:eastAsia="宋体" w:hAnsi="Times New Roman" w:cs="Times New Roman"/>
          <w:sz w:val="24"/>
        </w:rPr>
        <w:t>年代后期，可关断晶闸管（</w:t>
      </w:r>
      <w:r>
        <w:rPr>
          <w:rFonts w:ascii="Times New Roman" w:eastAsia="宋体" w:hAnsi="Times New Roman" w:cs="Times New Roman"/>
          <w:sz w:val="24"/>
        </w:rPr>
        <w:t>GTO</w:t>
      </w:r>
      <w:r>
        <w:rPr>
          <w:rFonts w:ascii="Times New Roman" w:eastAsia="宋体" w:hAnsi="Times New Roman" w:cs="Times New Roman"/>
          <w:sz w:val="24"/>
        </w:rPr>
        <w:t>）、电力晶闸管（</w:t>
      </w:r>
      <w:r>
        <w:rPr>
          <w:rFonts w:ascii="Times New Roman" w:eastAsia="宋体" w:hAnsi="Times New Roman" w:cs="Times New Roman"/>
          <w:sz w:val="24"/>
        </w:rPr>
        <w:t>GTR</w:t>
      </w:r>
      <w:r>
        <w:rPr>
          <w:rFonts w:ascii="Times New Roman" w:eastAsia="宋体" w:hAnsi="Times New Roman" w:cs="Times New Roman"/>
          <w:sz w:val="24"/>
        </w:rPr>
        <w:t>）及其模块相继出现，各种全控型的高频率器件也相继出现，并且迅速发展，如功率场效应管（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）、绝缘栅双极型场效应管（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Pr>
          <w:rFonts w:ascii="Times New Roman" w:eastAsia="宋体" w:hAnsi="Times New Roman" w:cs="Times New Roman"/>
          <w:sz w:val="24"/>
          <w:vertAlign w:val="superscript"/>
        </w:rPr>
        <w:t>[2-4]</w:t>
      </w:r>
      <w:r>
        <w:rPr>
          <w:rFonts w:ascii="Times New Roman" w:eastAsia="宋体" w:hAnsi="Times New Roman" w:cs="Times New Roman"/>
          <w:sz w:val="24"/>
        </w:rPr>
        <w:t>。</w:t>
      </w:r>
    </w:p>
    <w:p w14:paraId="6413A5BC" w14:textId="77777777"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sz w:val="24"/>
          <w:vertAlign w:val="superscript"/>
        </w:rPr>
        <w:t>[5]</w:t>
      </w:r>
      <w:r>
        <w:rPr>
          <w:rFonts w:ascii="Times New Roman" w:eastAsia="宋体" w:hAnsi="Times New Roman" w:cs="Times New Roman"/>
          <w:sz w:val="24"/>
        </w:rPr>
        <w:t>。其开关速度快、控制简单、抗干扰能力强，无疑成为一些小功率产品的发展方向。随着目前能源问题的日益尖锐，各国都在大力发展电力电子技术</w:t>
      </w:r>
      <w:r>
        <w:rPr>
          <w:rFonts w:ascii="Times New Roman" w:hAnsi="Times New Roman" w:cs="Times New Roman"/>
          <w:sz w:val="24"/>
        </w:rPr>
        <w:t>，</w:t>
      </w:r>
      <w:r>
        <w:rPr>
          <w:rFonts w:ascii="Times New Roman" w:eastAsia="宋体" w:hAnsi="Times New Roman" w:cs="Times New Roman"/>
          <w:sz w:val="24"/>
        </w:rPr>
        <w:t>具有自关断能力的高频器件的开发与应用，以及电力电子技术和微电子技术的不断发展。未来，智能的集成功率模块发展前景将越来越广阔，并可能再次带动能源革命。</w:t>
      </w:r>
    </w:p>
    <w:p w14:paraId="60C9FCFB" w14:textId="77777777" w:rsidR="0060263F" w:rsidRPr="00BA4BF3" w:rsidRDefault="00B70EE9" w:rsidP="00B70EE9">
      <w:pPr>
        <w:pStyle w:val="3"/>
        <w:rPr>
          <w:rFonts w:ascii="黑体" w:eastAsia="黑体" w:hAnsi="黑体"/>
          <w:sz w:val="24"/>
          <w:szCs w:val="24"/>
        </w:rPr>
      </w:pPr>
      <w:bookmarkStart w:id="25" w:name="_Toc34901647"/>
      <w:r w:rsidRPr="00BA4BF3">
        <w:rPr>
          <w:rFonts w:ascii="黑体" w:eastAsia="黑体" w:hAnsi="黑体" w:hint="eastAsia"/>
          <w:sz w:val="24"/>
          <w:szCs w:val="24"/>
        </w:rPr>
        <w:t>1.3.3</w:t>
      </w:r>
      <w:r w:rsidR="00E81179" w:rsidRPr="00BA4BF3">
        <w:rPr>
          <w:rFonts w:ascii="黑体" w:eastAsia="黑体" w:hAnsi="黑体" w:hint="eastAsia"/>
          <w:sz w:val="24"/>
          <w:szCs w:val="24"/>
        </w:rPr>
        <w:t>电机控制理论的发展</w:t>
      </w:r>
      <w:bookmarkEnd w:id="25"/>
    </w:p>
    <w:p w14:paraId="3FFB014D" w14:textId="77777777"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年代开始研究使用逆变器来驱动永磁同步电机，与直接启动相比，使用逆变器启动可以获得永磁同步电机原有的交流特性</w:t>
      </w:r>
      <w:r>
        <w:rPr>
          <w:rFonts w:ascii="Times New Roman" w:eastAsia="宋体" w:hAnsi="Times New Roman" w:cs="Times New Roman"/>
          <w:sz w:val="24"/>
          <w:vertAlign w:val="superscript"/>
        </w:rPr>
        <w:t>[6]</w:t>
      </w:r>
      <w:r>
        <w:rPr>
          <w:rFonts w:ascii="Times New Roman" w:eastAsia="宋体" w:hAnsi="Times New Roman" w:cs="Times New Roman"/>
          <w:sz w:val="24"/>
        </w:rPr>
        <w:t>。此外，为解决系统控制精度和系统复杂性之间的矛盾，人们又提出了如电压定向控制、定子磁场定向控制和直接转矩控制等新的控制方法，随着控制芯片的处理能力不断提高，电机控制中用到了许多现代控制理论的知识，如二次型性能指标的最优控制和双位模拟调节器控制，滑膜变结构控制</w:t>
      </w:r>
      <w:r>
        <w:rPr>
          <w:rFonts w:ascii="Times New Roman" w:hAnsi="Times New Roman" w:cs="Times New Roman"/>
          <w:sz w:val="24"/>
        </w:rPr>
        <w:t>、</w:t>
      </w:r>
      <w:r>
        <w:rPr>
          <w:rFonts w:ascii="Times New Roman" w:eastAsia="宋体" w:hAnsi="Times New Roman" w:cs="Times New Roman"/>
          <w:sz w:val="24"/>
        </w:rPr>
        <w:t>卡尔曼滤波观测器等运用在电机的无传感器控制中，用以简化系统的结构，获得实际无法测得的参数，提高系统的动态性能。随着半导体的发展，永磁同步电机矢量控制的数字化也取得了重大的突破。例如，</w:t>
      </w:r>
      <w:r>
        <w:rPr>
          <w:rFonts w:ascii="Times New Roman" w:eastAsia="宋体" w:hAnsi="Times New Roman" w:cs="Times New Roman"/>
          <w:sz w:val="24"/>
        </w:rPr>
        <w:t>D.Naunin</w:t>
      </w:r>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作为矢量控制系统中的主控芯片，而基于</w:t>
      </w:r>
      <w:r>
        <w:rPr>
          <w:rFonts w:ascii="Times New Roman" w:eastAsia="宋体" w:hAnsi="Times New Roman" w:cs="Times New Roman"/>
          <w:sz w:val="24"/>
        </w:rPr>
        <w:t xml:space="preserve"> </w:t>
      </w:r>
      <w:r>
        <w:rPr>
          <w:rFonts w:ascii="Times New Roman" w:eastAsia="宋体" w:hAnsi="Times New Roman" w:cs="Times New Roman"/>
          <w:sz w:val="24"/>
        </w:rPr>
        <w:lastRenderedPageBreak/>
        <w:t xml:space="preserve">STM32 </w:t>
      </w:r>
      <w:r>
        <w:rPr>
          <w:rFonts w:ascii="Times New Roman" w:eastAsia="宋体" w:hAnsi="Times New Roman" w:cs="Times New Roman"/>
          <w:sz w:val="24"/>
        </w:rPr>
        <w:t>的微控制器也已经成为矢量控制复杂运算控制器的主要方向</w:t>
      </w:r>
      <w:r>
        <w:rPr>
          <w:rFonts w:ascii="Times New Roman" w:eastAsia="宋体" w:hAnsi="Times New Roman" w:cs="Times New Roman"/>
          <w:sz w:val="24"/>
          <w:vertAlign w:val="superscript"/>
        </w:rPr>
        <w:t>[7]</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p>
    <w:p w14:paraId="1B6DB1D4" w14:textId="77777777"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r>
        <w:rPr>
          <w:rFonts w:ascii="Times New Roman" w:eastAsia="宋体" w:hAnsi="Times New Roman" w:cs="Times New Roman"/>
          <w:sz w:val="24"/>
        </w:rPr>
        <w:t>N.Matsui</w:t>
      </w:r>
      <w:r>
        <w:rPr>
          <w:rFonts w:ascii="Times New Roman" w:eastAsia="宋体" w:hAnsi="Times New Roman" w:cs="Times New Roman"/>
          <w:sz w:val="24"/>
        </w:rPr>
        <w:t>，</w:t>
      </w:r>
      <w:r>
        <w:rPr>
          <w:rFonts w:ascii="Times New Roman" w:eastAsia="宋体" w:hAnsi="Times New Roman" w:cs="Times New Roman"/>
          <w:sz w:val="24"/>
        </w:rPr>
        <w:t xml:space="preserve">J.H.Lang </w:t>
      </w:r>
      <w:r>
        <w:rPr>
          <w:rFonts w:ascii="Times New Roman" w:eastAsia="宋体" w:hAnsi="Times New Roman" w:cs="Times New Roman"/>
          <w:sz w:val="24"/>
        </w:rPr>
        <w:t>等人在永磁同步电机调速系统中加入了自适应控制技术。结果表明，它能够提高系统运行状态变化时控制系统的动态的性能</w:t>
      </w:r>
      <w:r>
        <w:rPr>
          <w:rFonts w:ascii="Times New Roman" w:eastAsia="宋体" w:hAnsi="Times New Roman" w:cs="Times New Roman"/>
          <w:sz w:val="24"/>
          <w:vertAlign w:val="superscript"/>
        </w:rPr>
        <w:t>[8]</w:t>
      </w:r>
      <w:r>
        <w:rPr>
          <w:rFonts w:ascii="Times New Roman" w:eastAsia="宋体" w:hAnsi="Times New Roman" w:cs="Times New Roman"/>
          <w:sz w:val="24"/>
        </w:rPr>
        <w:t>。</w:t>
      </w:r>
    </w:p>
    <w:p w14:paraId="5A4BD719" w14:textId="77777777" w:rsidR="0060263F" w:rsidRDefault="00E81179">
      <w:pPr>
        <w:spacing w:beforeLines="30" w:before="93" w:line="360" w:lineRule="auto"/>
        <w:rPr>
          <w:rFonts w:ascii="Times New Roman" w:eastAsia="宋体" w:hAnsi="Times New Roman" w:cs="Times New Roman"/>
          <w:sz w:val="24"/>
        </w:rPr>
      </w:pPr>
      <w:r>
        <w:rPr>
          <w:rFonts w:ascii="Times New Roman" w:eastAsia="宋体" w:hAnsi="Times New Roman" w:cs="Times New Roman"/>
          <w:sz w:val="24"/>
        </w:rPr>
        <w:t>近年来随着人工智能的又一次崛起，控制系统也慢慢出现了智能控制，未来，人工智能将会是电气传动伺服控制系统的一个重要发展方向。目前，基于人工智能的专家系统、模糊控制、人工神经网络等也都处在重要的发展阶段，在未来的工业技术发展中也将会崭露锋芒。</w:t>
      </w:r>
    </w:p>
    <w:p w14:paraId="2A87C60E" w14:textId="77777777" w:rsidR="0060263F" w:rsidRPr="00BA4BF3" w:rsidRDefault="00B70EE9" w:rsidP="00B70EE9">
      <w:pPr>
        <w:pStyle w:val="3"/>
        <w:rPr>
          <w:rFonts w:ascii="黑体" w:eastAsia="黑体" w:hAnsi="黑体"/>
          <w:sz w:val="24"/>
          <w:szCs w:val="24"/>
        </w:rPr>
      </w:pPr>
      <w:bookmarkStart w:id="26" w:name="_Toc34901648"/>
      <w:r w:rsidRPr="00BA4BF3">
        <w:rPr>
          <w:rFonts w:ascii="黑体" w:eastAsia="黑体" w:hAnsi="黑体" w:hint="eastAsia"/>
          <w:sz w:val="24"/>
          <w:szCs w:val="24"/>
        </w:rPr>
        <w:t>1.3.</w:t>
      </w:r>
      <w:r w:rsidR="00A31A7F" w:rsidRPr="00BA4BF3">
        <w:rPr>
          <w:rFonts w:ascii="黑体" w:eastAsia="黑体" w:hAnsi="黑体" w:hint="eastAsia"/>
          <w:sz w:val="24"/>
          <w:szCs w:val="24"/>
        </w:rPr>
        <w:t>4</w:t>
      </w:r>
      <w:r w:rsidRPr="00BA4BF3">
        <w:rPr>
          <w:rFonts w:ascii="黑体" w:eastAsia="黑体" w:hAnsi="黑体" w:hint="eastAsia"/>
          <w:sz w:val="24"/>
          <w:szCs w:val="24"/>
        </w:rPr>
        <w:t xml:space="preserve"> </w:t>
      </w:r>
      <w:r w:rsidR="00E81179" w:rsidRPr="00BA4BF3">
        <w:rPr>
          <w:rFonts w:ascii="黑体" w:eastAsia="黑体" w:hAnsi="黑体" w:hint="eastAsia"/>
          <w:sz w:val="24"/>
          <w:szCs w:val="24"/>
        </w:rPr>
        <w:t>PMSM控制系统发展趋势</w:t>
      </w:r>
      <w:bookmarkEnd w:id="26"/>
    </w:p>
    <w:p w14:paraId="35C5D71C" w14:textId="77777777"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w:t>
      </w:r>
      <w:r>
        <w:rPr>
          <w:rFonts w:ascii="Times New Roman" w:eastAsia="宋体" w:hAnsi="Times New Roman" w:cs="Times New Roman"/>
          <w:sz w:val="24"/>
          <w:vertAlign w:val="superscript"/>
        </w:rPr>
        <w:t>[24-25]</w:t>
      </w:r>
      <w:r>
        <w:rPr>
          <w:rFonts w:ascii="Times New Roman" w:eastAsia="宋体" w:hAnsi="Times New Roman" w:cs="Times New Roman"/>
          <w:sz w:val="24"/>
        </w:rPr>
        <w:t>。围绕着控制算法，并且随着高性能处理器的出现，数字控制渐渐的取代了原来的模拟电路的工作，数字化高效控制技术将是未来发展的必然趋势，结合性能更加强大的微处理器以及更为先进的控制理论，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Pr>
          <w:rFonts w:ascii="Times New Roman" w:eastAsia="宋体" w:hAnsi="Times New Roman" w:cs="Times New Roman"/>
          <w:sz w:val="24"/>
          <w:vertAlign w:val="superscript"/>
        </w:rPr>
        <w:t>[26]</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r>
        <w:rPr>
          <w:rFonts w:ascii="Times New Roman" w:eastAsia="宋体" w:hAnsi="Times New Roman" w:cs="Times New Roman"/>
          <w:sz w:val="24"/>
          <w:vertAlign w:val="superscript"/>
        </w:rPr>
        <w:t>[27]</w:t>
      </w:r>
      <w:r>
        <w:rPr>
          <w:rFonts w:ascii="Times New Roman" w:eastAsia="宋体" w:hAnsi="Times New Roman" w:cs="Times New Roman"/>
          <w:sz w:val="24"/>
        </w:rPr>
        <w:t>。</w:t>
      </w:r>
    </w:p>
    <w:p w14:paraId="01DA26B7" w14:textId="77777777" w:rsidR="0060263F" w:rsidRPr="00BA4BF3" w:rsidRDefault="00B70EE9" w:rsidP="00B70EE9">
      <w:pPr>
        <w:pStyle w:val="2"/>
        <w:rPr>
          <w:rFonts w:ascii="黑体" w:hAnsi="黑体"/>
          <w:sz w:val="28"/>
          <w:szCs w:val="28"/>
        </w:rPr>
      </w:pPr>
      <w:bookmarkStart w:id="27" w:name="_Toc34901649"/>
      <w:r w:rsidRPr="00BA4BF3">
        <w:rPr>
          <w:rFonts w:ascii="黑体" w:hAnsi="黑体" w:hint="eastAsia"/>
          <w:sz w:val="28"/>
          <w:szCs w:val="28"/>
        </w:rPr>
        <w:t>1.4</w:t>
      </w:r>
      <w:r w:rsidR="00767F1F" w:rsidRPr="00BA4BF3">
        <w:rPr>
          <w:rFonts w:ascii="黑体" w:hAnsi="黑体" w:hint="eastAsia"/>
          <w:sz w:val="28"/>
          <w:szCs w:val="28"/>
        </w:rPr>
        <w:t>论文主要</w:t>
      </w:r>
      <w:r w:rsidR="00E81179" w:rsidRPr="00BA4BF3">
        <w:rPr>
          <w:rFonts w:ascii="黑体" w:hAnsi="黑体" w:hint="eastAsia"/>
          <w:sz w:val="28"/>
          <w:szCs w:val="28"/>
        </w:rPr>
        <w:t>研究内容</w:t>
      </w:r>
      <w:bookmarkEnd w:id="27"/>
    </w:p>
    <w:p w14:paraId="290BF048" w14:textId="77777777" w:rsidR="0060263F" w:rsidRDefault="00E81179" w:rsidP="00767F1F">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本论文主要针对上海安沛动力有限公司要求，研制</w:t>
      </w:r>
      <w:r>
        <w:rPr>
          <w:rFonts w:ascii="Times New Roman" w:eastAsia="宋体" w:hAnsi="Times New Roman" w:cs="Times New Roman" w:hint="eastAsia"/>
          <w:sz w:val="24"/>
        </w:rPr>
        <w:t>PMSM</w:t>
      </w:r>
      <w:r>
        <w:rPr>
          <w:rFonts w:ascii="Times New Roman" w:eastAsia="宋体" w:hAnsi="Times New Roman" w:cs="Times New Roman" w:hint="eastAsia"/>
          <w:sz w:val="24"/>
        </w:rPr>
        <w:t>的温度补偿系统。主要研究内容如下：</w:t>
      </w:r>
    </w:p>
    <w:p w14:paraId="4A0DBDAB" w14:textId="77777777"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测功机用</w:t>
      </w:r>
      <w:r>
        <w:rPr>
          <w:rFonts w:ascii="Times New Roman" w:eastAsia="宋体" w:hAnsi="Times New Roman" w:cs="Times New Roman" w:hint="eastAsia"/>
          <w:sz w:val="24"/>
        </w:rPr>
        <w:t>PMSM</w:t>
      </w:r>
      <w:r>
        <w:rPr>
          <w:rFonts w:ascii="Times New Roman" w:eastAsia="宋体" w:hAnsi="Times New Roman" w:cs="Times New Roman" w:hint="eastAsia"/>
          <w:sz w:val="24"/>
        </w:rPr>
        <w:t>控制及温度补偿系统个部分原理分析及参数设计</w:t>
      </w:r>
    </w:p>
    <w:p w14:paraId="0C322CDB" w14:textId="77777777"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本部分研究内容为</w:t>
      </w:r>
      <w:r>
        <w:rPr>
          <w:rFonts w:ascii="Times New Roman" w:hAnsi="Times New Roman" w:cs="Times New Roman"/>
          <w:sz w:val="24"/>
        </w:rPr>
        <w:t>测功机用</w:t>
      </w:r>
      <w:r>
        <w:rPr>
          <w:rFonts w:ascii="Times New Roman" w:eastAsia="宋体" w:hAnsi="Times New Roman" w:cs="Times New Roman"/>
          <w:sz w:val="24"/>
        </w:rPr>
        <w:t>永磁同步电机矢量控制系统</w:t>
      </w:r>
      <w:r>
        <w:rPr>
          <w:rFonts w:ascii="Times New Roman" w:hAnsi="Times New Roman" w:cs="Times New Roman"/>
          <w:sz w:val="24"/>
        </w:rPr>
        <w:t>的工作原理，</w:t>
      </w:r>
      <w:r>
        <w:rPr>
          <w:rFonts w:ascii="Times New Roman" w:eastAsia="宋体" w:hAnsi="Times New Roman" w:cs="Times New Roman"/>
          <w:sz w:val="24"/>
        </w:rPr>
        <w:t>各模块的实现原理，包括永磁同步电机的机械结构及其数学模型、矢量控制的原理、</w:t>
      </w:r>
      <w:r>
        <w:rPr>
          <w:rFonts w:ascii="Times New Roman" w:eastAsia="宋体" w:hAnsi="Times New Roman" w:cs="Times New Roman"/>
          <w:sz w:val="24"/>
        </w:rPr>
        <w:lastRenderedPageBreak/>
        <w:t>SVPWM</w:t>
      </w:r>
      <w:r>
        <w:rPr>
          <w:rFonts w:ascii="Times New Roman" w:eastAsia="宋体" w:hAnsi="Times New Roman" w:cs="Times New Roman"/>
          <w:sz w:val="24"/>
        </w:rPr>
        <w:t>的原理以及实现的方法，旋转变压器的工作原理，永磁同步电机绕组以及永磁体特性随温度变化的特征，</w:t>
      </w:r>
      <w:r>
        <w:rPr>
          <w:rFonts w:ascii="Times New Roman" w:eastAsia="宋体" w:hAnsi="Times New Roman" w:cs="Times New Roman"/>
          <w:sz w:val="24"/>
        </w:rPr>
        <w:t>BP</w:t>
      </w:r>
      <w:r>
        <w:rPr>
          <w:rFonts w:ascii="Times New Roman" w:eastAsia="宋体" w:hAnsi="Times New Roman" w:cs="Times New Roman"/>
          <w:sz w:val="24"/>
        </w:rPr>
        <w:t>神经网络的结构原理以及实现过程；</w:t>
      </w:r>
    </w:p>
    <w:p w14:paraId="7BEF77F7" w14:textId="77777777"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矢量控制系统及</w:t>
      </w:r>
      <w:r>
        <w:rPr>
          <w:rFonts w:ascii="Times New Roman" w:eastAsia="宋体" w:hAnsi="Times New Roman" w:cs="Times New Roman" w:hint="eastAsia"/>
          <w:sz w:val="24"/>
        </w:rPr>
        <w:t>BP</w:t>
      </w:r>
      <w:r>
        <w:rPr>
          <w:rFonts w:ascii="Times New Roman" w:eastAsia="宋体" w:hAnsi="Times New Roman" w:cs="Times New Roman" w:hint="eastAsia"/>
          <w:sz w:val="24"/>
        </w:rPr>
        <w:t>神经网络仿真模型建立</w:t>
      </w:r>
    </w:p>
    <w:p w14:paraId="2CDA3797" w14:textId="77777777"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MATLAB/Simulink</w:t>
      </w:r>
      <w:r>
        <w:rPr>
          <w:rFonts w:ascii="Times New Roman" w:eastAsia="宋体" w:hAnsi="Times New Roman" w:cs="Times New Roman"/>
          <w:sz w:val="24"/>
        </w:rPr>
        <w:t>建立永磁同步电机控制系统的数学模型，加入温度对电机特的影响因素，在经典的永磁同步电机矢量控制的基础上加入基于</w:t>
      </w:r>
      <w:r>
        <w:rPr>
          <w:rFonts w:ascii="Times New Roman" w:eastAsia="宋体" w:hAnsi="Times New Roman" w:cs="Times New Roman"/>
          <w:sz w:val="24"/>
        </w:rPr>
        <w:t>BP</w:t>
      </w:r>
      <w:r>
        <w:rPr>
          <w:rFonts w:ascii="Times New Roman" w:eastAsia="宋体" w:hAnsi="Times New Roman" w:cs="Times New Roman"/>
          <w:sz w:val="24"/>
        </w:rPr>
        <w:t>神经网络的补偿策略，以直、交轴的指令信号和电机的实时温度作为神经网络的输入，对网络进行训练，输出电机转矩的补偿信号，进而对</w:t>
      </w:r>
      <w:r>
        <w:rPr>
          <w:rFonts w:ascii="Times New Roman" w:hAnsi="Times New Roman" w:cs="Times New Roman"/>
          <w:sz w:val="24"/>
        </w:rPr>
        <w:t>测功机</w:t>
      </w:r>
      <w:r>
        <w:rPr>
          <w:rFonts w:ascii="Times New Roman" w:eastAsia="宋体" w:hAnsi="Times New Roman" w:cs="Times New Roman"/>
          <w:sz w:val="24"/>
        </w:rPr>
        <w:t>系统的电流环、速度环以及</w:t>
      </w:r>
      <w:r>
        <w:rPr>
          <w:rFonts w:ascii="Times New Roman" w:eastAsia="宋体" w:hAnsi="Times New Roman" w:cs="Times New Roman"/>
          <w:sz w:val="24"/>
        </w:rPr>
        <w:t>PWM</w:t>
      </w:r>
      <w:r>
        <w:rPr>
          <w:rFonts w:ascii="Times New Roman" w:eastAsia="宋体" w:hAnsi="Times New Roman" w:cs="Times New Roman"/>
          <w:sz w:val="24"/>
        </w:rPr>
        <w:t>波的仿真。</w:t>
      </w:r>
    </w:p>
    <w:p w14:paraId="4A93753F" w14:textId="77777777"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在仿真系统建立完善的条件下，根据仿真结果分析系统的动态性能以及功率的变化情况，与没有做温度补偿的</w:t>
      </w:r>
      <w:r>
        <w:rPr>
          <w:rFonts w:ascii="Times New Roman" w:hAnsi="Times New Roman" w:cs="Times New Roman"/>
          <w:sz w:val="24"/>
        </w:rPr>
        <w:t>测功机</w:t>
      </w:r>
      <w:r>
        <w:rPr>
          <w:rFonts w:ascii="Times New Roman" w:eastAsia="宋体" w:hAnsi="Times New Roman" w:cs="Times New Roman"/>
          <w:sz w:val="24"/>
        </w:rPr>
        <w:t>控制系统的仿真结果</w:t>
      </w:r>
      <w:r>
        <w:rPr>
          <w:rFonts w:ascii="Times New Roman" w:hAnsi="Times New Roman" w:cs="Times New Roman"/>
          <w:sz w:val="24"/>
        </w:rPr>
        <w:t>作对比</w:t>
      </w:r>
      <w:r>
        <w:rPr>
          <w:rFonts w:ascii="Times New Roman" w:eastAsia="宋体" w:hAnsi="Times New Roman" w:cs="Times New Roman"/>
          <w:sz w:val="24"/>
        </w:rPr>
        <w:t>。观察两者的比较结果是否满足实验的要求。</w:t>
      </w:r>
    </w:p>
    <w:p w14:paraId="1605C01D" w14:textId="77777777"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在矢量控制及</w:t>
      </w:r>
      <w:r>
        <w:rPr>
          <w:rFonts w:ascii="Times New Roman" w:eastAsia="宋体" w:hAnsi="Times New Roman" w:cs="Times New Roman" w:hint="eastAsia"/>
          <w:sz w:val="24"/>
        </w:rPr>
        <w:t>BP</w:t>
      </w:r>
      <w:r>
        <w:rPr>
          <w:rFonts w:ascii="Times New Roman" w:eastAsia="宋体" w:hAnsi="Times New Roman" w:cs="Times New Roman" w:hint="eastAsia"/>
          <w:sz w:val="24"/>
        </w:rPr>
        <w:t>网络仿真基础上搭建系统实验环境、进行使实验研究</w:t>
      </w:r>
    </w:p>
    <w:p w14:paraId="75A7E449" w14:textId="77777777" w:rsidR="0060263F" w:rsidRDefault="00E81179">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sz w:val="24"/>
        </w:rPr>
        <w:t>对于永磁同步电机控制系统，其性能的差距在很大程度上依赖于所采用的控制算法上。本部分研究是在仿真环境可以满足要求的基础上，利用仿真系统生成的控制算法，以及相关数据，搭建实验的硬件以及软件环境。其具体内容如下所述：</w:t>
      </w:r>
    </w:p>
    <w:p w14:paraId="44EDB6DC" w14:textId="77777777"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①</w:t>
      </w:r>
      <w:r>
        <w:rPr>
          <w:rFonts w:ascii="Times New Roman" w:eastAsia="宋体" w:hAnsi="Times New Roman" w:cs="Times New Roman"/>
          <w:sz w:val="24"/>
        </w:rPr>
        <w:t>其中硬件包括：</w:t>
      </w:r>
      <w:r>
        <w:rPr>
          <w:rFonts w:ascii="Times New Roman" w:hAnsi="Times New Roman" w:cs="Times New Roman"/>
          <w:sz w:val="24"/>
        </w:rPr>
        <w:t>测功机</w:t>
      </w:r>
      <w:r>
        <w:rPr>
          <w:rFonts w:ascii="Times New Roman" w:eastAsia="宋体" w:hAnsi="Times New Roman" w:cs="Times New Roman"/>
          <w:sz w:val="24"/>
        </w:rPr>
        <w:t>系统的控制以及驱动电路，旋转变压器的驱动以及位置与速度信号的解码电路；</w:t>
      </w:r>
    </w:p>
    <w:p w14:paraId="6E8CF6F4" w14:textId="77777777"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②</w:t>
      </w:r>
      <w:r>
        <w:rPr>
          <w:rFonts w:ascii="Times New Roman" w:eastAsia="宋体" w:hAnsi="Times New Roman" w:cs="Times New Roman"/>
          <w:sz w:val="24"/>
        </w:rPr>
        <w:t>软件部分包括：电流的采样以及坐标变换、位置和速度信息的获取、</w:t>
      </w:r>
      <w:r>
        <w:rPr>
          <w:rFonts w:ascii="Times New Roman" w:eastAsia="宋体" w:hAnsi="Times New Roman" w:cs="Times New Roman"/>
          <w:sz w:val="24"/>
        </w:rPr>
        <w:t>SVPWM</w:t>
      </w:r>
      <w:r>
        <w:rPr>
          <w:rFonts w:ascii="Times New Roman" w:eastAsia="宋体" w:hAnsi="Times New Roman" w:cs="Times New Roman"/>
          <w:sz w:val="24"/>
        </w:rPr>
        <w:t>空间矢量脉宽调制、矢量控制算法、弱磁控制算法、控制器各控制参数的通信以及各种错误故障的报警处理；找出温度对电机效率影响的关键因素，并对比仿真的结果，对电机控制算法进行优化，做出相应的温度补偿，以提高电机的运行效率。</w:t>
      </w:r>
    </w:p>
    <w:p w14:paraId="30EAD119" w14:textId="77777777"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③</w:t>
      </w:r>
      <w:r w:rsidR="00767F1F">
        <w:rPr>
          <w:rFonts w:ascii="Times New Roman" w:eastAsia="宋体" w:hAnsi="Times New Roman" w:cs="Times New Roman"/>
          <w:sz w:val="24"/>
        </w:rPr>
        <w:t>运用</w:t>
      </w:r>
      <w:commentRangeStart w:id="28"/>
      <w:r w:rsidR="00767F1F">
        <w:rPr>
          <w:rFonts w:ascii="Times New Roman" w:eastAsia="宋体" w:hAnsi="Times New Roman" w:cs="Times New Roman"/>
          <w:sz w:val="24"/>
        </w:rPr>
        <w:t>实验的数据与仿真的结果进行对比验证，检验</w:t>
      </w:r>
      <w:r>
        <w:rPr>
          <w:rFonts w:ascii="Times New Roman" w:eastAsia="宋体" w:hAnsi="Times New Roman" w:cs="Times New Roman"/>
          <w:sz w:val="24"/>
        </w:rPr>
        <w:t>是否满足预期的要求。</w:t>
      </w:r>
      <w:commentRangeEnd w:id="28"/>
      <w:r w:rsidR="00FF0F0C">
        <w:rPr>
          <w:rStyle w:val="af5"/>
        </w:rPr>
        <w:commentReference w:id="28"/>
      </w:r>
    </w:p>
    <w:p w14:paraId="3B6479A2" w14:textId="77777777" w:rsidR="0060263F" w:rsidRDefault="0060263F">
      <w:pPr>
        <w:spacing w:beforeLines="30" w:before="93" w:line="360" w:lineRule="auto"/>
        <w:ind w:firstLine="480"/>
        <w:rPr>
          <w:rFonts w:ascii="Times New Roman" w:eastAsia="宋体" w:hAnsi="Times New Roman" w:cs="Times New Roman"/>
          <w:sz w:val="24"/>
          <w:szCs w:val="24"/>
        </w:rPr>
      </w:pPr>
    </w:p>
    <w:p w14:paraId="189B159E" w14:textId="77777777" w:rsidR="0060263F" w:rsidRDefault="0060263F">
      <w:pPr>
        <w:spacing w:beforeLines="30" w:before="93" w:line="360" w:lineRule="auto"/>
        <w:ind w:firstLine="480"/>
        <w:rPr>
          <w:rFonts w:ascii="Times New Roman" w:eastAsia="宋体" w:hAnsi="Times New Roman" w:cs="Times New Roman"/>
          <w:sz w:val="24"/>
          <w:szCs w:val="24"/>
        </w:rPr>
      </w:pPr>
    </w:p>
    <w:p w14:paraId="1099191B" w14:textId="77777777" w:rsidR="0060263F" w:rsidRDefault="0060263F">
      <w:pPr>
        <w:ind w:firstLineChars="200" w:firstLine="480"/>
        <w:rPr>
          <w:rFonts w:ascii="Times New Roman" w:eastAsia="宋体" w:hAnsi="Times New Roman" w:cs="Times New Roman"/>
          <w:sz w:val="24"/>
        </w:rPr>
      </w:pPr>
    </w:p>
    <w:p w14:paraId="5C64D7F4" w14:textId="77777777" w:rsidR="002E6DC4" w:rsidRDefault="002E6DC4" w:rsidP="00767F1F">
      <w:pPr>
        <w:rPr>
          <w:rFonts w:ascii="Times New Roman" w:eastAsia="宋体" w:hAnsi="Times New Roman" w:cs="Times New Roman"/>
          <w:sz w:val="24"/>
        </w:rPr>
        <w:sectPr w:rsidR="002E6DC4" w:rsidSect="002E6DC4">
          <w:headerReference w:type="default" r:id="rId17"/>
          <w:footerReference w:type="default" r:id="rId18"/>
          <w:pgSz w:w="11906" w:h="16838"/>
          <w:pgMar w:top="1440" w:right="1800" w:bottom="1440" w:left="1800" w:header="851" w:footer="850" w:gutter="0"/>
          <w:pgNumType w:start="1"/>
          <w:cols w:space="425"/>
          <w:docGrid w:type="lines" w:linePitch="312"/>
        </w:sectPr>
      </w:pPr>
    </w:p>
    <w:p w14:paraId="23BD9FDB" w14:textId="77777777" w:rsidR="0060263F" w:rsidRPr="00BA4BF3" w:rsidRDefault="00E81179">
      <w:pPr>
        <w:pStyle w:val="1"/>
        <w:numPr>
          <w:ilvl w:val="0"/>
          <w:numId w:val="1"/>
        </w:numPr>
        <w:jc w:val="center"/>
        <w:rPr>
          <w:rFonts w:ascii="黑体" w:eastAsia="黑体" w:hAnsi="黑体" w:cstheme="majorEastAsia"/>
          <w:sz w:val="32"/>
          <w:szCs w:val="32"/>
        </w:rPr>
      </w:pPr>
      <w:bookmarkStart w:id="29" w:name="_Toc34901650"/>
      <w:r w:rsidRPr="00BA4BF3">
        <w:rPr>
          <w:rFonts w:ascii="黑体" w:eastAsia="黑体" w:hAnsi="黑体" w:cstheme="majorEastAsia" w:hint="eastAsia"/>
          <w:sz w:val="32"/>
          <w:szCs w:val="32"/>
        </w:rPr>
        <w:lastRenderedPageBreak/>
        <w:t>基于温度扰动的PMSM动态数学模型建立</w:t>
      </w:r>
      <w:bookmarkEnd w:id="29"/>
    </w:p>
    <w:p w14:paraId="3CAA63D5" w14:textId="77777777" w:rsidR="0060263F" w:rsidRDefault="00E81179">
      <w:pPr>
        <w:spacing w:line="360" w:lineRule="auto"/>
        <w:ind w:firstLineChars="200" w:firstLine="480"/>
        <w:rPr>
          <w:sz w:val="24"/>
          <w:szCs w:val="24"/>
        </w:rPr>
      </w:pPr>
      <w:r>
        <w:rPr>
          <w:rFonts w:asciiTheme="majorEastAsia" w:eastAsiaTheme="majorEastAsia" w:hAnsiTheme="majorEastAsia" w:cstheme="majorEastAsia" w:hint="eastAsia"/>
          <w:sz w:val="24"/>
          <w:szCs w:val="24"/>
        </w:rPr>
        <w:t>三</w:t>
      </w:r>
      <w:r w:rsidR="00D14CA4">
        <w:rPr>
          <w:rFonts w:asciiTheme="majorEastAsia" w:eastAsiaTheme="majorEastAsia" w:hAnsiTheme="majorEastAsia" w:cstheme="majorEastAsia" w:hint="eastAsia"/>
          <w:sz w:val="24"/>
          <w:szCs w:val="24"/>
        </w:rPr>
        <w:t>相永磁同步电机是一个非线性、强耦合的复杂系统，为了能够更好的对其</w:t>
      </w:r>
      <w:r>
        <w:rPr>
          <w:rFonts w:asciiTheme="majorEastAsia" w:eastAsiaTheme="majorEastAsia" w:hAnsiTheme="majorEastAsia" w:cstheme="majorEastAsia" w:hint="eastAsia"/>
          <w:sz w:val="24"/>
          <w:szCs w:val="24"/>
        </w:rPr>
        <w:t>进行解耦进而更好的控制，设计良好的PMSM</w:t>
      </w:r>
      <w:r w:rsidR="00D14CA4">
        <w:rPr>
          <w:rFonts w:asciiTheme="majorEastAsia" w:eastAsiaTheme="majorEastAsia" w:hAnsiTheme="majorEastAsia" w:cstheme="majorEastAsia" w:hint="eastAsia"/>
          <w:sz w:val="24"/>
          <w:szCs w:val="24"/>
        </w:rPr>
        <w:t>控制算法以及</w:t>
      </w:r>
      <w:commentRangeStart w:id="30"/>
      <w:r>
        <w:rPr>
          <w:rFonts w:asciiTheme="majorEastAsia" w:eastAsiaTheme="majorEastAsia" w:hAnsiTheme="majorEastAsia" w:cstheme="majorEastAsia" w:hint="eastAsia"/>
          <w:sz w:val="24"/>
          <w:szCs w:val="24"/>
        </w:rPr>
        <w:t>模型建立的合适与否</w:t>
      </w:r>
      <w:commentRangeEnd w:id="30"/>
      <w:r w:rsidR="00FF0F0C">
        <w:rPr>
          <w:rStyle w:val="af5"/>
        </w:rPr>
        <w:commentReference w:id="30"/>
      </w:r>
      <w:r>
        <w:rPr>
          <w:rFonts w:asciiTheme="majorEastAsia" w:eastAsiaTheme="majorEastAsia" w:hAnsiTheme="majorEastAsia" w:cstheme="majorEastAsia" w:hint="eastAsia"/>
          <w:sz w:val="24"/>
          <w:szCs w:val="24"/>
        </w:rPr>
        <w:t>就显得尤为重要。</w:t>
      </w:r>
    </w:p>
    <w:p w14:paraId="6FC4C2F5" w14:textId="77777777" w:rsidR="0060263F" w:rsidRPr="00BA4BF3" w:rsidRDefault="00E81179" w:rsidP="00E82FF6">
      <w:pPr>
        <w:pStyle w:val="2"/>
        <w:rPr>
          <w:rFonts w:ascii="黑体" w:hAnsi="黑体"/>
          <w:sz w:val="28"/>
          <w:szCs w:val="28"/>
        </w:rPr>
      </w:pPr>
      <w:bookmarkStart w:id="31" w:name="_Toc34901651"/>
      <w:r w:rsidRPr="00BA4BF3">
        <w:rPr>
          <w:rFonts w:ascii="黑体" w:hAnsi="黑体" w:hint="eastAsia"/>
          <w:sz w:val="28"/>
          <w:szCs w:val="28"/>
        </w:rPr>
        <w:t>2.1 PMSM结构特点与工作原理</w:t>
      </w:r>
      <w:bookmarkEnd w:id="31"/>
    </w:p>
    <w:p w14:paraId="6A783660" w14:textId="77777777" w:rsidR="0060263F" w:rsidRDefault="00E81179">
      <w:pPr>
        <w:spacing w:line="360" w:lineRule="auto"/>
        <w:ind w:firstLineChars="200" w:firstLine="480"/>
        <w:rPr>
          <w:sz w:val="24"/>
          <w:szCs w:val="24"/>
        </w:rPr>
      </w:pPr>
      <w:r>
        <w:rPr>
          <w:rFonts w:hint="eastAsia"/>
          <w:sz w:val="24"/>
          <w:szCs w:val="24"/>
        </w:rPr>
        <w:t>永磁同步电机是由三相电励磁电机发展而来的，同励磁电机相比，永磁同步电机利用永磁体代替</w:t>
      </w:r>
      <w:r w:rsidR="00D14CA4">
        <w:rPr>
          <w:rFonts w:hint="eastAsia"/>
          <w:sz w:val="24"/>
          <w:szCs w:val="24"/>
        </w:rPr>
        <w:t>了励磁电机的励磁线圈、集电环以及电刷，其它部分与励磁电机基本相同</w:t>
      </w:r>
      <w:r>
        <w:rPr>
          <w:rFonts w:hint="eastAsia"/>
          <w:sz w:val="24"/>
          <w:szCs w:val="24"/>
        </w:rPr>
        <w:t>，所以称之为永磁同步电机（</w:t>
      </w:r>
      <w:r>
        <w:rPr>
          <w:rFonts w:hint="eastAsia"/>
          <w:sz w:val="24"/>
          <w:szCs w:val="24"/>
        </w:rPr>
        <w:t>Permanent Magnet Synchronous Motor</w:t>
      </w:r>
      <w:r>
        <w:rPr>
          <w:rFonts w:hint="eastAsia"/>
          <w:sz w:val="24"/>
          <w:szCs w:val="24"/>
        </w:rPr>
        <w:t>）。</w:t>
      </w:r>
    </w:p>
    <w:p w14:paraId="20CAE701" w14:textId="77777777" w:rsidR="0060263F" w:rsidRDefault="00E81179">
      <w:pPr>
        <w:spacing w:line="360" w:lineRule="auto"/>
        <w:ind w:firstLineChars="200" w:firstLine="480"/>
        <w:rPr>
          <w:sz w:val="24"/>
          <w:szCs w:val="24"/>
        </w:rPr>
      </w:pPr>
      <w:r>
        <w:rPr>
          <w:rFonts w:hint="eastAsia"/>
          <w:sz w:val="24"/>
          <w:szCs w:val="24"/>
        </w:rPr>
        <w:t>永磁同步电机基本结构主要是由电机定子和转子永磁体两部分构成，其定子一般是由硅钢材料、定子绕组、定子外壳等组成；转子一般由转子永磁体、转子铁芯、转子轴等部分组成。</w:t>
      </w:r>
    </w:p>
    <w:p w14:paraId="230CDAF2" w14:textId="77777777" w:rsidR="0060263F" w:rsidRDefault="00E81179">
      <w:pPr>
        <w:spacing w:line="360" w:lineRule="auto"/>
        <w:ind w:firstLineChars="200" w:firstLine="480"/>
        <w:rPr>
          <w:sz w:val="24"/>
          <w:szCs w:val="24"/>
        </w:rPr>
      </w:pPr>
      <w:r>
        <w:rPr>
          <w:rFonts w:hint="eastAsia"/>
          <w:sz w:val="24"/>
          <w:szCs w:val="24"/>
        </w:rPr>
        <w:t>永磁体在转子上安装的方式不同，其产生的磁路也会有所不同。根据永磁体</w:t>
      </w:r>
      <w:commentRangeStart w:id="32"/>
      <w:r>
        <w:rPr>
          <w:rFonts w:hint="eastAsia"/>
          <w:sz w:val="24"/>
          <w:szCs w:val="24"/>
        </w:rPr>
        <w:t>在转子上的安方式</w:t>
      </w:r>
      <w:commentRangeEnd w:id="32"/>
      <w:r w:rsidR="00FF0F0C">
        <w:rPr>
          <w:rStyle w:val="af5"/>
        </w:rPr>
        <w:commentReference w:id="32"/>
      </w:r>
      <w:r>
        <w:rPr>
          <w:rFonts w:hint="eastAsia"/>
          <w:sz w:val="24"/>
          <w:szCs w:val="24"/>
        </w:rPr>
        <w:t>，可以将</w:t>
      </w:r>
      <w:r>
        <w:rPr>
          <w:rFonts w:hint="eastAsia"/>
          <w:sz w:val="24"/>
          <w:szCs w:val="24"/>
        </w:rPr>
        <w:t>PMSM</w:t>
      </w:r>
      <w:r>
        <w:rPr>
          <w:rFonts w:hint="eastAsia"/>
          <w:sz w:val="24"/>
          <w:szCs w:val="24"/>
        </w:rPr>
        <w:t>分为表贴式和内嵌式，如</w:t>
      </w:r>
      <w:r w:rsidRPr="00A31A7F">
        <w:rPr>
          <w:rFonts w:hint="eastAsia"/>
          <w:sz w:val="24"/>
          <w:szCs w:val="24"/>
        </w:rPr>
        <w:t>图</w:t>
      </w:r>
      <w:r w:rsidRPr="00A31A7F">
        <w:rPr>
          <w:rFonts w:hint="eastAsia"/>
          <w:sz w:val="24"/>
          <w:szCs w:val="24"/>
        </w:rPr>
        <w:t>2.1</w:t>
      </w:r>
      <w:r>
        <w:rPr>
          <w:rFonts w:hint="eastAsia"/>
          <w:sz w:val="24"/>
          <w:szCs w:val="24"/>
        </w:rPr>
        <w:t>所示。</w:t>
      </w:r>
    </w:p>
    <w:p w14:paraId="3F3837A0" w14:textId="77777777" w:rsidR="009A02B2" w:rsidRDefault="001108E2" w:rsidP="001108E2">
      <w:pPr>
        <w:spacing w:line="360" w:lineRule="auto"/>
        <w:ind w:firstLineChars="500" w:firstLine="1200"/>
        <w:rPr>
          <w:sz w:val="24"/>
          <w:szCs w:val="24"/>
        </w:rPr>
      </w:pPr>
      <w:r>
        <w:rPr>
          <w:noProof/>
          <w:sz w:val="24"/>
          <w:szCs w:val="24"/>
        </w:rPr>
        <w:drawing>
          <wp:inline distT="0" distB="0" distL="0" distR="0" wp14:anchorId="10A2B010" wp14:editId="4C48FFEC">
            <wp:extent cx="1924736" cy="180934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表贴.PNG"/>
                    <pic:cNvPicPr/>
                  </pic:nvPicPr>
                  <pic:blipFill>
                    <a:blip r:embed="rId19">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hint="eastAsia"/>
          <w:sz w:val="24"/>
          <w:szCs w:val="24"/>
        </w:rPr>
        <w:t xml:space="preserve">     </w:t>
      </w:r>
      <w:r>
        <w:rPr>
          <w:noProof/>
          <w:sz w:val="24"/>
          <w:szCs w:val="24"/>
        </w:rPr>
        <w:drawing>
          <wp:inline distT="0" distB="0" distL="0" distR="0" wp14:anchorId="278EDDB9" wp14:editId="2EDCC5A5">
            <wp:extent cx="1877438" cy="181189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嵌.PNG"/>
                    <pic:cNvPicPr/>
                  </pic:nvPicPr>
                  <pic:blipFill>
                    <a:blip r:embed="rId20">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14:paraId="6ABADA6D" w14:textId="77777777" w:rsidR="001108E2" w:rsidRDefault="001108E2" w:rsidP="001108E2">
      <w:pPr>
        <w:spacing w:line="360" w:lineRule="auto"/>
        <w:ind w:firstLineChars="500" w:firstLine="1200"/>
        <w:rPr>
          <w:sz w:val="24"/>
          <w:szCs w:val="24"/>
        </w:rPr>
      </w:pPr>
      <w:r>
        <w:rPr>
          <w:rFonts w:hint="eastAsia"/>
          <w:sz w:val="24"/>
          <w:szCs w:val="24"/>
        </w:rPr>
        <w:t xml:space="preserve">     </w:t>
      </w:r>
      <w:r>
        <w:rPr>
          <w:rFonts w:hint="eastAsia"/>
          <w:sz w:val="24"/>
          <w:szCs w:val="24"/>
        </w:rPr>
        <w:t>（</w:t>
      </w:r>
      <w:r>
        <w:rPr>
          <w:rFonts w:hint="eastAsia"/>
          <w:sz w:val="24"/>
          <w:szCs w:val="24"/>
        </w:rPr>
        <w:t>a</w:t>
      </w:r>
      <w:r>
        <w:rPr>
          <w:rFonts w:hint="eastAsia"/>
          <w:sz w:val="24"/>
          <w:szCs w:val="24"/>
        </w:rPr>
        <w:t>）表贴式</w:t>
      </w:r>
      <w:r>
        <w:rPr>
          <w:rFonts w:hint="eastAsia"/>
          <w:sz w:val="24"/>
          <w:szCs w:val="24"/>
        </w:rPr>
        <w:t xml:space="preserve">                   </w:t>
      </w:r>
      <w:r>
        <w:rPr>
          <w:rFonts w:hint="eastAsia"/>
          <w:sz w:val="24"/>
          <w:szCs w:val="24"/>
        </w:rPr>
        <w:t>（</w:t>
      </w:r>
      <w:r>
        <w:rPr>
          <w:rFonts w:hint="eastAsia"/>
          <w:sz w:val="24"/>
          <w:szCs w:val="24"/>
        </w:rPr>
        <w:t>b</w:t>
      </w:r>
      <w:r>
        <w:rPr>
          <w:rFonts w:hint="eastAsia"/>
          <w:sz w:val="24"/>
          <w:szCs w:val="24"/>
        </w:rPr>
        <w:t>）内嵌式</w:t>
      </w:r>
    </w:p>
    <w:p w14:paraId="1D5A779E" w14:textId="77777777" w:rsidR="001108E2" w:rsidRPr="00407C4E" w:rsidRDefault="001108E2" w:rsidP="001108E2">
      <w:pPr>
        <w:spacing w:line="360" w:lineRule="auto"/>
        <w:jc w:val="center"/>
        <w:rPr>
          <w:rFonts w:asciiTheme="minorEastAsia" w:hAnsiTheme="minorEastAsia"/>
          <w:b/>
          <w:szCs w:val="21"/>
        </w:rPr>
      </w:pPr>
      <w:r w:rsidRPr="00407C4E">
        <w:rPr>
          <w:rFonts w:asciiTheme="minorEastAsia" w:hAnsiTheme="minorEastAsia" w:hint="eastAsia"/>
          <w:b/>
          <w:szCs w:val="21"/>
        </w:rPr>
        <w:t>图</w:t>
      </w:r>
      <w:r w:rsidR="00407C4E" w:rsidRPr="00407C4E">
        <w:rPr>
          <w:rFonts w:asciiTheme="minorEastAsia" w:hAnsiTheme="minorEastAsia" w:hint="eastAsia"/>
          <w:b/>
          <w:szCs w:val="21"/>
        </w:rPr>
        <w:t xml:space="preserve">2.1 </w:t>
      </w:r>
      <w:r w:rsidRPr="00407C4E">
        <w:rPr>
          <w:rFonts w:asciiTheme="minorEastAsia" w:hAnsiTheme="minorEastAsia" w:hint="eastAsia"/>
          <w:b/>
          <w:szCs w:val="21"/>
        </w:rPr>
        <w:t>PMSM转子结构</w:t>
      </w:r>
    </w:p>
    <w:p w14:paraId="32ABB114" w14:textId="77777777" w:rsidR="0060263F" w:rsidRDefault="00E81179">
      <w:pPr>
        <w:spacing w:line="360" w:lineRule="auto"/>
        <w:ind w:firstLineChars="200" w:firstLine="480"/>
        <w:rPr>
          <w:sz w:val="24"/>
          <w:szCs w:val="24"/>
        </w:rPr>
      </w:pPr>
      <w:r>
        <w:rPr>
          <w:rFonts w:hint="eastAsia"/>
          <w:sz w:val="24"/>
          <w:szCs w:val="24"/>
        </w:rPr>
        <w:t>表贴式转子结构简单、成本低、转动惯量小，其永磁体磁极便于实现最优设计，可以使电机的气隙磁链波形接近正弦波分布，进而提高电机性能。内嵌式转子结构磁路不对称，可以利用此特点产生的磁阻转矩来提高电机的功率密度，使</w:t>
      </w:r>
      <w:r>
        <w:rPr>
          <w:rFonts w:hint="eastAsia"/>
          <w:sz w:val="24"/>
          <w:szCs w:val="24"/>
        </w:rPr>
        <w:lastRenderedPageBreak/>
        <w:t>电机的动态性能相比于表贴式有较大的改善。本文所控制的电机属于</w:t>
      </w:r>
      <w:r w:rsidR="007555C3">
        <w:rPr>
          <w:rFonts w:hint="eastAsia"/>
          <w:sz w:val="24"/>
          <w:szCs w:val="24"/>
        </w:rPr>
        <w:t>表贴式</w:t>
      </w:r>
      <w:r>
        <w:rPr>
          <w:rFonts w:hint="eastAsia"/>
          <w:sz w:val="24"/>
          <w:szCs w:val="24"/>
        </w:rPr>
        <w:t>转子</w:t>
      </w:r>
      <w:r w:rsidR="00D14CA4">
        <w:rPr>
          <w:rFonts w:hint="eastAsia"/>
          <w:sz w:val="24"/>
          <w:szCs w:val="24"/>
        </w:rPr>
        <w:t>结构</w:t>
      </w:r>
      <w:r>
        <w:rPr>
          <w:rFonts w:hint="eastAsia"/>
          <w:sz w:val="24"/>
          <w:szCs w:val="24"/>
        </w:rPr>
        <w:t>永磁体电机，这种结构机械强度高、磁路气隙小，具有较大的凸极率。</w:t>
      </w:r>
    </w:p>
    <w:p w14:paraId="7FB52D72" w14:textId="77777777" w:rsidR="0060263F" w:rsidRDefault="00E81179">
      <w:pPr>
        <w:spacing w:line="360" w:lineRule="auto"/>
        <w:ind w:firstLineChars="200" w:firstLine="480"/>
        <w:rPr>
          <w:sz w:val="24"/>
          <w:szCs w:val="24"/>
        </w:rPr>
      </w:pPr>
      <w:r>
        <w:rPr>
          <w:rFonts w:hint="eastAsia"/>
          <w:sz w:val="24"/>
          <w:szCs w:val="24"/>
        </w:rPr>
        <w:t>如</w:t>
      </w:r>
      <w:r w:rsidRPr="00A31A7F">
        <w:rPr>
          <w:rFonts w:hint="eastAsia"/>
          <w:sz w:val="24"/>
          <w:szCs w:val="24"/>
        </w:rPr>
        <w:t>图</w:t>
      </w:r>
      <w:r w:rsidRPr="00A31A7F">
        <w:rPr>
          <w:rFonts w:hint="eastAsia"/>
          <w:sz w:val="24"/>
          <w:szCs w:val="24"/>
        </w:rPr>
        <w:t>2.2</w:t>
      </w:r>
      <w:r>
        <w:rPr>
          <w:rFonts w:hint="eastAsia"/>
          <w:sz w:val="24"/>
          <w:szCs w:val="24"/>
        </w:rPr>
        <w:t>所示为三相</w:t>
      </w:r>
      <w:commentRangeStart w:id="33"/>
      <w:r>
        <w:rPr>
          <w:rFonts w:hint="eastAsia"/>
          <w:sz w:val="24"/>
          <w:szCs w:val="24"/>
        </w:rPr>
        <w:t>PMSM</w:t>
      </w:r>
      <w:commentRangeEnd w:id="33"/>
      <w:r w:rsidR="00C05A73">
        <w:rPr>
          <w:rStyle w:val="af5"/>
        </w:rPr>
        <w:commentReference w:id="33"/>
      </w:r>
      <w:r>
        <w:rPr>
          <w:rFonts w:hint="eastAsia"/>
          <w:sz w:val="24"/>
          <w:szCs w:val="24"/>
        </w:rPr>
        <w:t>内部简化结构图。三相定子绕组通入三相交流信号时，会产生一个以转速</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CE30A8">
        <w:rPr>
          <w:rFonts w:hint="eastAsia"/>
          <w:sz w:val="24"/>
          <w:szCs w:val="24"/>
        </w:rPr>
        <w:t>同步旋转的磁场，由于磁极之间的相互作用，转子会随着旋转磁场以相同的转速转动。因此，</w:t>
      </w:r>
      <w:r w:rsidR="00CE30A8">
        <w:rPr>
          <w:rFonts w:hint="eastAsia"/>
          <w:sz w:val="24"/>
          <w:szCs w:val="24"/>
        </w:rPr>
        <w:t>PMSM</w:t>
      </w:r>
      <w:r w:rsidR="00CE30A8">
        <w:rPr>
          <w:rFonts w:hint="eastAsia"/>
          <w:sz w:val="24"/>
          <w:szCs w:val="24"/>
        </w:rPr>
        <w:t>利用三相交流电在定子绕组上产生的旋转磁场与转子的相互作用，产生电磁转矩以驱动转子旋转。显然，转子转动的频率与三相信号的频率有关，其关系为</w:t>
      </w:r>
    </w:p>
    <w:p w14:paraId="649D5ECE" w14:textId="77777777" w:rsidR="00CE30A8" w:rsidRDefault="00587B0A" w:rsidP="00587B0A">
      <w:pPr>
        <w:pStyle w:val="ad"/>
      </w:pPr>
      <w:r>
        <w:rPr>
          <w:rFonts w:asciiTheme="minorHAnsi" w:hAnsiTheme="minorHAnsi" w:hint="eastAsia"/>
        </w:rPr>
        <w:tab/>
      </w:r>
      <m:oMath>
        <m:sSub>
          <m:sSubPr>
            <m:ctrlPr>
              <w:rPr>
                <w:rFonts w:ascii="Cambria Math" w:hAnsi="Cambria Math"/>
              </w:rPr>
            </m:ctrlPr>
          </m:sSubPr>
          <m:e>
            <m:r>
              <w:rPr>
                <w:rFonts w:ascii="Cambria Math" w:hAnsi="Cambria Math"/>
              </w:rPr>
              <m:t>n</m:t>
            </m:r>
          </m:e>
          <m:sub>
            <m:r>
              <w:rPr>
                <w:rFonts w:ascii="Cambria Math" w:hAnsi="Cambria Math"/>
              </w:rPr>
              <m:t>r</m:t>
            </m:r>
          </m:sub>
        </m:sSub>
        <m:r>
          <w:rPr>
            <w:rFonts w:ascii="Cambria Math" w:hAnsi="Cambria Math"/>
          </w:rPr>
          <m:t>=60f/</m:t>
        </m:r>
        <m:sSub>
          <m:sSubPr>
            <m:ctrlPr>
              <w:rPr>
                <w:rFonts w:ascii="Cambria Math" w:hAnsi="Cambria Math"/>
                <w:i/>
              </w:rPr>
            </m:ctrlPr>
          </m:sSubPr>
          <m:e>
            <m:r>
              <w:rPr>
                <w:rFonts w:ascii="Cambria Math" w:hAnsi="Cambria Math"/>
              </w:rPr>
              <m:t>P</m:t>
            </m:r>
          </m:e>
          <m:sub>
            <m:r>
              <w:rPr>
                <w:rFonts w:ascii="Cambria Math" w:hAnsi="Cambria Math"/>
              </w:rPr>
              <m:t>n</m:t>
            </m:r>
          </m:sub>
        </m:sSub>
      </m:oMath>
      <w:r w:rsidR="00CE30A8">
        <w:rPr>
          <w:rFonts w:hint="eastAsia"/>
        </w:rPr>
        <w:t xml:space="preserve">              </w:t>
      </w:r>
      <w:r>
        <w:rPr>
          <w:rFonts w:hint="eastAsia"/>
        </w:rPr>
        <w:tab/>
      </w:r>
      <w:r w:rsidR="00CE30A8">
        <w:rPr>
          <w:rFonts w:hint="eastAsia"/>
        </w:rPr>
        <w:t>（2.1）</w:t>
      </w:r>
    </w:p>
    <w:p w14:paraId="044AF05D" w14:textId="77777777" w:rsidR="00CE30A8" w:rsidRDefault="00CE30A8" w:rsidP="00CE30A8">
      <w:pPr>
        <w:spacing w:line="360" w:lineRule="auto"/>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Pr>
          <w:sz w:val="24"/>
          <w:szCs w:val="24"/>
        </w:rPr>
        <w:t>是同步转速</w:t>
      </w:r>
      <w:r>
        <w:rPr>
          <w:rFonts w:hint="eastAsia"/>
          <w:sz w:val="24"/>
          <w:szCs w:val="24"/>
        </w:rPr>
        <w:t>，</w:t>
      </w:r>
      <w:r>
        <w:rPr>
          <w:sz w:val="24"/>
          <w:szCs w:val="24"/>
        </w:rPr>
        <w:t>f</w:t>
      </w:r>
      <w:r>
        <w:rPr>
          <w:sz w:val="24"/>
          <w:szCs w:val="24"/>
        </w:rPr>
        <w:t>是交流信号的频率</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是电机的极对数</w:t>
      </w:r>
      <w:r>
        <w:rPr>
          <w:rFonts w:hint="eastAsia"/>
          <w:sz w:val="24"/>
          <w:szCs w:val="24"/>
        </w:rPr>
        <w:t>。</w:t>
      </w:r>
    </w:p>
    <w:p w14:paraId="49F3C600" w14:textId="77777777" w:rsidR="002713CC" w:rsidRDefault="002713CC" w:rsidP="002713CC">
      <w:pPr>
        <w:spacing w:line="360" w:lineRule="auto"/>
        <w:jc w:val="center"/>
        <w:rPr>
          <w:sz w:val="24"/>
          <w:szCs w:val="24"/>
        </w:rPr>
      </w:pPr>
      <w:r>
        <w:rPr>
          <w:sz w:val="24"/>
          <w:szCs w:val="24"/>
        </w:rPr>
        <w:object w:dxaOrig="7185" w:dyaOrig="6465" w14:anchorId="66971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65pt;height:224.15pt" o:ole="">
            <v:imagedata r:id="rId21" o:title=""/>
          </v:shape>
          <o:OLEObject Type="Embed" ProgID="Visio.Drawing.15" ShapeID="_x0000_i1025" DrawAspect="Content" ObjectID="_1645864362" r:id="rId22"/>
        </w:object>
      </w:r>
    </w:p>
    <w:p w14:paraId="27FFB9E7" w14:textId="77777777" w:rsidR="00C640C2" w:rsidRPr="00407C4E" w:rsidRDefault="00C640C2" w:rsidP="002713CC">
      <w:pPr>
        <w:spacing w:line="360" w:lineRule="auto"/>
        <w:jc w:val="center"/>
        <w:rPr>
          <w:rFonts w:asciiTheme="minorEastAsia" w:hAnsiTheme="minorEastAsia"/>
          <w:b/>
          <w:szCs w:val="21"/>
        </w:rPr>
      </w:pPr>
      <w:r w:rsidRPr="00407C4E">
        <w:rPr>
          <w:rFonts w:asciiTheme="minorEastAsia" w:hAnsiTheme="minorEastAsia" w:hint="eastAsia"/>
          <w:b/>
          <w:szCs w:val="21"/>
        </w:rPr>
        <w:t>图2.2 PMSM内部等效结构图</w:t>
      </w:r>
    </w:p>
    <w:p w14:paraId="188BACD6" w14:textId="77777777" w:rsidR="0060263F" w:rsidRPr="00BA4BF3" w:rsidRDefault="00E81179" w:rsidP="00E82FF6">
      <w:pPr>
        <w:pStyle w:val="2"/>
        <w:rPr>
          <w:rFonts w:ascii="黑体" w:hAnsi="黑体"/>
          <w:sz w:val="28"/>
          <w:szCs w:val="28"/>
        </w:rPr>
      </w:pPr>
      <w:bookmarkStart w:id="34" w:name="_Toc34901652"/>
      <w:r w:rsidRPr="00BA4BF3">
        <w:rPr>
          <w:rFonts w:ascii="黑体" w:hAnsi="黑体" w:hint="eastAsia"/>
          <w:sz w:val="28"/>
          <w:szCs w:val="28"/>
        </w:rPr>
        <w:t>2.2 PMSM绕组与磁链变化分析</w:t>
      </w:r>
      <w:bookmarkEnd w:id="34"/>
    </w:p>
    <w:p w14:paraId="41724005" w14:textId="77777777" w:rsidR="004422E5" w:rsidRPr="00ED321C" w:rsidRDefault="004422E5" w:rsidP="00ED321C">
      <w:pPr>
        <w:spacing w:line="360" w:lineRule="auto"/>
        <w:rPr>
          <w:rFonts w:asciiTheme="minorEastAsia" w:hAnsiTheme="minorEastAsia"/>
          <w:sz w:val="24"/>
          <w:szCs w:val="24"/>
        </w:rPr>
      </w:pPr>
      <w:r>
        <w:rPr>
          <w:rFonts w:hint="eastAsia"/>
        </w:rPr>
        <w:tab/>
      </w:r>
      <w:r w:rsidR="005F28A9" w:rsidRPr="00ED321C">
        <w:rPr>
          <w:rFonts w:asciiTheme="minorEastAsia" w:hAnsiTheme="minorEastAsia" w:hint="eastAsia"/>
          <w:sz w:val="24"/>
          <w:szCs w:val="24"/>
        </w:rPr>
        <w:t>永磁同步电机的定子绕组以及</w:t>
      </w:r>
      <w:r w:rsidR="00487C8B" w:rsidRPr="00ED321C">
        <w:rPr>
          <w:rFonts w:asciiTheme="minorEastAsia" w:hAnsiTheme="minorEastAsia" w:hint="eastAsia"/>
          <w:sz w:val="24"/>
          <w:szCs w:val="24"/>
        </w:rPr>
        <w:t>永磁体材料</w:t>
      </w:r>
      <w:r w:rsidR="008768F2">
        <w:rPr>
          <w:rFonts w:asciiTheme="minorEastAsia" w:hAnsiTheme="minorEastAsia" w:hint="eastAsia"/>
          <w:sz w:val="24"/>
          <w:szCs w:val="24"/>
        </w:rPr>
        <w:t>受温度影响较大，温度的升高会使</w:t>
      </w:r>
      <w:commentRangeStart w:id="35"/>
      <w:r w:rsidR="00487C8B" w:rsidRPr="00ED321C">
        <w:rPr>
          <w:rFonts w:asciiTheme="minorEastAsia" w:hAnsiTheme="minorEastAsia" w:hint="eastAsia"/>
          <w:sz w:val="24"/>
          <w:szCs w:val="24"/>
        </w:rPr>
        <w:t>永磁体发生不可逆转的退磁现象，永磁体磁链的变化以及定子绕组阻值的升高会对电机的输出转矩产生较大的影响，所以在电机的控制过程</w:t>
      </w:r>
      <w:r w:rsidR="008853AB" w:rsidRPr="00ED321C">
        <w:rPr>
          <w:rFonts w:asciiTheme="minorEastAsia" w:hAnsiTheme="minorEastAsia" w:hint="eastAsia"/>
          <w:sz w:val="24"/>
          <w:szCs w:val="24"/>
        </w:rPr>
        <w:t>必须要将温度变化的因素考虑进去。</w:t>
      </w:r>
      <w:commentRangeEnd w:id="35"/>
      <w:r w:rsidR="00903C11">
        <w:rPr>
          <w:rStyle w:val="af5"/>
        </w:rPr>
        <w:commentReference w:id="35"/>
      </w:r>
    </w:p>
    <w:p w14:paraId="570ED515" w14:textId="77777777" w:rsidR="002757A0" w:rsidRPr="00ED321C" w:rsidRDefault="002757A0" w:rsidP="00ED321C">
      <w:pPr>
        <w:spacing w:line="360" w:lineRule="auto"/>
        <w:rPr>
          <w:rFonts w:asciiTheme="minorEastAsia" w:hAnsiTheme="minorEastAsia"/>
          <w:sz w:val="24"/>
          <w:szCs w:val="24"/>
        </w:rPr>
      </w:pPr>
      <w:r w:rsidRPr="00ED321C">
        <w:rPr>
          <w:rFonts w:asciiTheme="minorEastAsia" w:hAnsiTheme="minorEastAsia" w:hint="eastAsia"/>
          <w:sz w:val="24"/>
          <w:szCs w:val="24"/>
        </w:rPr>
        <w:tab/>
        <w:t>本文使用maxwell 2D建立</w:t>
      </w:r>
      <w:r w:rsidR="00E82D0C" w:rsidRPr="00ED321C">
        <w:rPr>
          <w:rFonts w:asciiTheme="minorEastAsia" w:hAnsiTheme="minorEastAsia" w:hint="eastAsia"/>
          <w:sz w:val="24"/>
          <w:szCs w:val="24"/>
        </w:rPr>
        <w:t>N38EH</w:t>
      </w:r>
      <w:r w:rsidRPr="00ED321C">
        <w:rPr>
          <w:rFonts w:asciiTheme="minorEastAsia" w:hAnsiTheme="minorEastAsia" w:hint="eastAsia"/>
          <w:sz w:val="24"/>
          <w:szCs w:val="24"/>
        </w:rPr>
        <w:t>永磁同步电机模型参数，作为分析电机温度场变化基础。分别获取</w:t>
      </w:r>
      <w:r w:rsidR="00E522DC" w:rsidRPr="00ED321C">
        <w:rPr>
          <w:rFonts w:asciiTheme="minorEastAsia" w:hAnsiTheme="minorEastAsia" w:hint="eastAsia"/>
          <w:sz w:val="24"/>
          <w:szCs w:val="24"/>
        </w:rPr>
        <w:t>电机温度从25℃到150℃的单相磁链仿真结果。图</w:t>
      </w:r>
      <w:r w:rsidR="006C3304">
        <w:rPr>
          <w:rFonts w:asciiTheme="minorEastAsia" w:hAnsiTheme="minorEastAsia" w:hint="eastAsia"/>
          <w:sz w:val="24"/>
          <w:szCs w:val="24"/>
        </w:rPr>
        <w:t>2.3</w:t>
      </w:r>
      <w:r w:rsidR="00E522DC" w:rsidRPr="00ED321C">
        <w:rPr>
          <w:rFonts w:asciiTheme="minorEastAsia" w:hAnsiTheme="minorEastAsia" w:hint="eastAsia"/>
          <w:sz w:val="24"/>
          <w:szCs w:val="24"/>
        </w:rPr>
        <w:t>所示为25℃时电机永磁体的磁链分布图。剩磁</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r</m:t>
            </m:r>
          </m:sub>
        </m:sSub>
      </m:oMath>
      <w:r w:rsidR="00E522DC" w:rsidRPr="00ED321C">
        <w:rPr>
          <w:rFonts w:asciiTheme="minorEastAsia" w:hAnsiTheme="minorEastAsia" w:hint="eastAsia"/>
          <w:sz w:val="24"/>
          <w:szCs w:val="24"/>
        </w:rPr>
        <w:t>和矫顽力</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oMath>
      <w:r w:rsidR="003263C7" w:rsidRPr="00ED321C">
        <w:rPr>
          <w:rFonts w:asciiTheme="minorEastAsia" w:hAnsiTheme="minorEastAsia"/>
          <w:sz w:val="24"/>
          <w:szCs w:val="24"/>
        </w:rPr>
        <w:t>与温度</w:t>
      </w:r>
      <w:r w:rsidR="003263C7" w:rsidRPr="00ED321C">
        <w:rPr>
          <w:rFonts w:asciiTheme="minorEastAsia" w:hAnsiTheme="minorEastAsia" w:hint="eastAsia"/>
          <w:sz w:val="24"/>
          <w:szCs w:val="24"/>
        </w:rPr>
        <w:t>T的关系如</w:t>
      </w:r>
      <w:r w:rsidR="003263C7" w:rsidRPr="00ED321C">
        <w:rPr>
          <w:rFonts w:asciiTheme="minorEastAsia" w:hAnsiTheme="minorEastAsia" w:hint="eastAsia"/>
          <w:sz w:val="24"/>
          <w:szCs w:val="24"/>
        </w:rPr>
        <w:lastRenderedPageBreak/>
        <w:t>式</w:t>
      </w:r>
      <w:r w:rsidR="007555C3">
        <w:rPr>
          <w:rFonts w:asciiTheme="minorEastAsia" w:hAnsiTheme="minorEastAsia" w:hint="eastAsia"/>
          <w:sz w:val="24"/>
          <w:szCs w:val="24"/>
        </w:rPr>
        <w:t>（2.2）</w:t>
      </w:r>
      <w:r w:rsidR="00660F13" w:rsidRPr="00ED321C">
        <w:rPr>
          <w:rFonts w:asciiTheme="minorEastAsia" w:hAnsiTheme="minorEastAsia" w:hint="eastAsia"/>
          <w:sz w:val="24"/>
          <w:szCs w:val="24"/>
        </w:rPr>
        <w:t>和</w:t>
      </w:r>
      <w:r w:rsidR="007555C3">
        <w:rPr>
          <w:rFonts w:asciiTheme="minorEastAsia" w:hAnsiTheme="minorEastAsia" w:hint="eastAsia"/>
          <w:sz w:val="24"/>
          <w:szCs w:val="24"/>
        </w:rPr>
        <w:t>（2.3）</w:t>
      </w:r>
      <w:r w:rsidR="003263C7" w:rsidRPr="00ED321C">
        <w:rPr>
          <w:rFonts w:asciiTheme="minorEastAsia" w:hAnsiTheme="minorEastAsia" w:hint="eastAsia"/>
          <w:sz w:val="24"/>
          <w:szCs w:val="24"/>
        </w:rPr>
        <w:t>所示。</w:t>
      </w:r>
    </w:p>
    <w:p w14:paraId="6F117B97" w14:textId="77777777" w:rsidR="008853AB" w:rsidRPr="00ED321C" w:rsidRDefault="008853AB" w:rsidP="00ED321C">
      <w:pPr>
        <w:spacing w:line="360" w:lineRule="auto"/>
        <w:rPr>
          <w:rFonts w:asciiTheme="minorEastAsia" w:hAnsiTheme="minorEastAsia"/>
          <w:sz w:val="24"/>
          <w:szCs w:val="24"/>
        </w:rPr>
      </w:pPr>
      <w:r w:rsidRPr="00ED321C">
        <w:rPr>
          <w:rFonts w:asciiTheme="minorEastAsia" w:hAnsiTheme="minorEastAsia" w:hint="eastAsia"/>
          <w:sz w:val="24"/>
          <w:szCs w:val="24"/>
        </w:rPr>
        <w:t xml:space="preserve">    </w:t>
      </w:r>
    </w:p>
    <w:p w14:paraId="0CBF3E74" w14:textId="77777777" w:rsidR="0060263F" w:rsidRPr="00ED321C" w:rsidRDefault="002757A0" w:rsidP="00ED321C">
      <w:pPr>
        <w:spacing w:line="360" w:lineRule="auto"/>
        <w:jc w:val="center"/>
        <w:rPr>
          <w:rFonts w:asciiTheme="minorEastAsia" w:hAnsiTheme="minorEastAsia"/>
          <w:sz w:val="24"/>
          <w:szCs w:val="24"/>
        </w:rPr>
      </w:pPr>
      <w:r w:rsidRPr="00ED321C">
        <w:rPr>
          <w:rFonts w:asciiTheme="minorEastAsia" w:hAnsiTheme="minorEastAsia"/>
          <w:noProof/>
          <w:sz w:val="24"/>
          <w:szCs w:val="24"/>
        </w:rPr>
        <w:drawing>
          <wp:inline distT="0" distB="0" distL="0" distR="0" wp14:anchorId="4C6880FD" wp14:editId="60293B35">
            <wp:extent cx="3744686" cy="274805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46113" cy="2749104"/>
                    </a:xfrm>
                    <a:prstGeom prst="rect">
                      <a:avLst/>
                    </a:prstGeom>
                  </pic:spPr>
                </pic:pic>
              </a:graphicData>
            </a:graphic>
          </wp:inline>
        </w:drawing>
      </w:r>
    </w:p>
    <w:p w14:paraId="1FCB9F84" w14:textId="77777777" w:rsidR="0060263F" w:rsidRPr="00ED321C" w:rsidRDefault="0060263F" w:rsidP="00ED321C">
      <w:pPr>
        <w:spacing w:line="360" w:lineRule="auto"/>
        <w:rPr>
          <w:rFonts w:asciiTheme="minorEastAsia" w:hAnsiTheme="minorEastAsia" w:cs="Times New Roman"/>
          <w:sz w:val="24"/>
          <w:szCs w:val="24"/>
        </w:rPr>
      </w:pPr>
    </w:p>
    <w:p w14:paraId="61B34758" w14:textId="77777777" w:rsidR="00E82D0C" w:rsidRPr="00407C4E" w:rsidRDefault="003263C7" w:rsidP="00ED321C">
      <w:pPr>
        <w:spacing w:line="360" w:lineRule="auto"/>
        <w:jc w:val="center"/>
        <w:rPr>
          <w:rFonts w:asciiTheme="minorEastAsia" w:hAnsiTheme="minorEastAsia" w:cs="Times New Roman"/>
          <w:b/>
          <w:szCs w:val="21"/>
        </w:rPr>
      </w:pPr>
      <w:r w:rsidRPr="00407C4E">
        <w:rPr>
          <w:rFonts w:asciiTheme="minorEastAsia" w:hAnsiTheme="minorEastAsia" w:cs="Times New Roman" w:hint="eastAsia"/>
          <w:b/>
          <w:szCs w:val="21"/>
        </w:rPr>
        <w:t>图</w:t>
      </w:r>
      <w:r w:rsidR="006C3304" w:rsidRPr="00407C4E">
        <w:rPr>
          <w:rFonts w:asciiTheme="minorEastAsia" w:hAnsiTheme="minorEastAsia" w:cs="Times New Roman" w:hint="eastAsia"/>
          <w:b/>
          <w:szCs w:val="21"/>
        </w:rPr>
        <w:t>2.3</w:t>
      </w:r>
      <w:r w:rsidRPr="00407C4E">
        <w:rPr>
          <w:rFonts w:asciiTheme="minorEastAsia" w:hAnsiTheme="minorEastAsia" w:cs="Times New Roman" w:hint="eastAsia"/>
          <w:b/>
          <w:szCs w:val="21"/>
        </w:rPr>
        <w:t xml:space="preserve"> 转子磁链分布图</w:t>
      </w:r>
    </w:p>
    <w:p w14:paraId="35C4E43E" w14:textId="77777777" w:rsidR="009A02B2" w:rsidRPr="00ED321C" w:rsidRDefault="00587B0A" w:rsidP="00587B0A">
      <w:pPr>
        <w:pStyle w:val="ad"/>
        <w:rPr>
          <w:rFonts w:cs="Times New Roman"/>
        </w:rPr>
      </w:pPr>
      <w:r>
        <w:rPr>
          <w:rFonts w:cs="Times New Roman" w:hint="eastAsia"/>
        </w:rPr>
        <w:tab/>
      </w:r>
      <m:oMath>
        <m:sSub>
          <m:sSubPr>
            <m:ctrlPr>
              <w:rPr>
                <w:rFonts w:ascii="Cambria Math" w:hAnsi="Cambria Math"/>
              </w:rPr>
            </m:ctrlPr>
          </m:sSubPr>
          <m:e>
            <m:r>
              <w:rPr>
                <w:rFonts w:ascii="Cambria Math" w:hAnsi="Cambria Math"/>
              </w:rPr>
              <m:t>B</m:t>
            </m:r>
          </m:e>
          <m:sub>
            <m:r>
              <w:rPr>
                <w:rFonts w:ascii="Cambria Math" w:hAnsi="Cambria Math"/>
              </w:rPr>
              <m:t>r</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2E7B95">
        <w:rPr>
          <w:rFonts w:cs="Times New Roman" w:hint="eastAsia"/>
        </w:rPr>
        <w:tab/>
        <w:t xml:space="preserve">  </w:t>
      </w:r>
      <w:r w:rsidR="00660F13" w:rsidRPr="00ED321C">
        <w:rPr>
          <w:rFonts w:cs="Times New Roman" w:hint="eastAsia"/>
        </w:rPr>
        <w:t>（2.2）</w:t>
      </w:r>
    </w:p>
    <w:p w14:paraId="5D75003A" w14:textId="77777777" w:rsidR="00660F13" w:rsidRPr="00ED321C" w:rsidRDefault="00587B0A" w:rsidP="00587B0A">
      <w:pPr>
        <w:pStyle w:val="ad"/>
        <w:rPr>
          <w:rFonts w:cs="Times New Roman"/>
        </w:rPr>
      </w:pPr>
      <w:r>
        <w:rPr>
          <w:rFonts w:cs="Times New Roman" w:hint="eastAsia"/>
        </w:rPr>
        <w:tab/>
      </w:r>
      <m:oMath>
        <m:sSub>
          <m:sSubPr>
            <m:ctrlPr>
              <w:rPr>
                <w:rFonts w:ascii="Cambria Math" w:hAnsi="Cambria Math"/>
              </w:rPr>
            </m:ctrlPr>
          </m:sSubPr>
          <m:e>
            <m:r>
              <w:rPr>
                <w:rFonts w:ascii="Cambria Math" w:hAnsi="Cambria Math"/>
              </w:rPr>
              <m:t>H</m:t>
            </m:r>
          </m:e>
          <m:sub>
            <m:r>
              <w:rPr>
                <w:rFonts w:ascii="Cambria Math" w:hAnsi="Cambria Math"/>
              </w:rPr>
              <m:t>c</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660F13" w:rsidRPr="00ED321C">
        <w:rPr>
          <w:rFonts w:cs="Times New Roman" w:hint="eastAsia"/>
        </w:rPr>
        <w:t xml:space="preserve">   </w:t>
      </w:r>
      <w:r>
        <w:rPr>
          <w:rFonts w:cs="Times New Roman" w:hint="eastAsia"/>
        </w:rPr>
        <w:tab/>
      </w:r>
      <w:r w:rsidR="00660F13" w:rsidRPr="00ED321C">
        <w:rPr>
          <w:rFonts w:cs="Times New Roman" w:hint="eastAsia"/>
        </w:rPr>
        <w:t>（2.3）</w:t>
      </w:r>
    </w:p>
    <w:p w14:paraId="6C96ABE0" w14:textId="77777777" w:rsidR="00E82D0C" w:rsidRDefault="00E82D0C" w:rsidP="00ED321C">
      <w:pPr>
        <w:spacing w:line="360" w:lineRule="auto"/>
        <w:rPr>
          <w:rFonts w:asciiTheme="minorEastAsia" w:hAnsiTheme="minorEastAsia" w:cs="Times New Roman"/>
          <w:sz w:val="24"/>
          <w:szCs w:val="24"/>
        </w:rPr>
      </w:pPr>
      <w:r w:rsidRPr="00ED321C">
        <w:rPr>
          <w:rFonts w:asciiTheme="minorEastAsia" w:hAnsiTheme="minorEastAsia" w:cs="Times New Roman" w:hint="eastAsia"/>
          <w:sz w:val="24"/>
          <w:szCs w:val="24"/>
        </w:rPr>
        <w:t>式中：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Pr="00ED321C">
        <w:rPr>
          <w:rFonts w:asciiTheme="minorEastAsia" w:hAnsiTheme="minorEastAsia" w:cs="Times New Roman"/>
          <w:sz w:val="24"/>
          <w:szCs w:val="24"/>
        </w:rPr>
        <w:t>为室温</w:t>
      </w:r>
      <w:r w:rsidRPr="00ED321C">
        <w:rPr>
          <w:rFonts w:asciiTheme="minorEastAsia" w:hAnsiTheme="minorEastAsia" w:cs="Times New Roman" w:hint="eastAsia"/>
          <w:sz w:val="24"/>
          <w:szCs w:val="24"/>
        </w:rPr>
        <w:t>25℃时的参考温度；</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-0.09</m:t>
        </m:r>
        <m:r>
          <w:rPr>
            <w:rFonts w:ascii="Cambria Math" w:hAnsi="Cambria Math" w:hint="eastAsia"/>
            <w:sz w:val="24"/>
            <w:szCs w:val="24"/>
          </w:rPr>
          <m:t>%</m:t>
        </m:r>
      </m:oMath>
      <w:r w:rsidRPr="00ED321C">
        <w:rPr>
          <w:rFonts w:asciiTheme="minorEastAsia" w:hAnsiTheme="minorEastAsia" w:cs="Times New Roman"/>
          <w:sz w:val="24"/>
          <w:szCs w:val="24"/>
        </w:rPr>
        <w:t>和</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-0.5</m:t>
        </m:r>
        <m:r>
          <w:rPr>
            <w:rFonts w:ascii="Cambria Math" w:hAnsi="Cambria Math" w:hint="eastAsia"/>
            <w:sz w:val="24"/>
            <w:szCs w:val="24"/>
          </w:rPr>
          <m:t>%</m:t>
        </m:r>
      </m:oMath>
      <w:r w:rsidRPr="00ED321C">
        <w:rPr>
          <w:rFonts w:asciiTheme="minorEastAsia" w:hAnsiTheme="minorEastAsia" w:cs="Times New Roman"/>
          <w:sz w:val="24"/>
          <w:szCs w:val="24"/>
        </w:rPr>
        <w:t>为温度系数</w:t>
      </w:r>
      <w:r w:rsidRPr="00ED321C">
        <w:rPr>
          <w:rFonts w:asciiTheme="minorEastAsia" w:hAnsiTheme="minorEastAsia" w:cs="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1.29T</m:t>
        </m:r>
      </m:oMath>
      <w:r w:rsidRPr="00ED321C">
        <w:rPr>
          <w:rFonts w:asciiTheme="minorEastAsia" w:hAnsiTheme="minorEastAsia" w:cs="Times New Roman"/>
          <w:sz w:val="24"/>
          <w:szCs w:val="24"/>
        </w:rPr>
        <w:t>和</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-907kA/m</m:t>
        </m:r>
      </m:oMath>
      <w:r w:rsidRPr="00ED321C">
        <w:rPr>
          <w:rFonts w:asciiTheme="minorEastAsia" w:hAnsiTheme="minorEastAsia" w:cs="Times New Roman" w:hint="eastAsia"/>
          <w:sz w:val="24"/>
          <w:szCs w:val="24"/>
        </w:rPr>
        <w:t>为该型号永磁同步电机所用永磁体参数</w:t>
      </w:r>
      <w:r w:rsidR="00ED321C" w:rsidRPr="00ED321C">
        <w:rPr>
          <w:rFonts w:asciiTheme="minorEastAsia" w:hAnsiTheme="minorEastAsia" w:cs="Times New Roman" w:hint="eastAsia"/>
          <w:sz w:val="24"/>
          <w:szCs w:val="24"/>
        </w:rPr>
        <w:t>。根据电机定子绕组随温度变化的关系可近似拟合出式</w:t>
      </w:r>
      <w:r w:rsidR="007555C3">
        <w:rPr>
          <w:rFonts w:asciiTheme="minorEastAsia" w:hAnsiTheme="minorEastAsia" w:cs="Times New Roman" w:hint="eastAsia"/>
          <w:sz w:val="24"/>
          <w:szCs w:val="24"/>
        </w:rPr>
        <w:t>（2.4）</w:t>
      </w:r>
      <w:r w:rsidR="00ED321C" w:rsidRPr="00ED321C">
        <w:rPr>
          <w:rFonts w:asciiTheme="minorEastAsia" w:hAnsiTheme="minorEastAsia" w:cs="Times New Roman" w:hint="eastAsia"/>
          <w:sz w:val="24"/>
          <w:szCs w:val="24"/>
        </w:rPr>
        <w:t>所示关系式。</w:t>
      </w:r>
    </w:p>
    <w:p w14:paraId="6B4CA569" w14:textId="77777777" w:rsidR="002E7B95" w:rsidRDefault="00587B0A" w:rsidP="00587B0A">
      <w:pPr>
        <w:pStyle w:val="ad"/>
      </w:pPr>
      <w:r>
        <w:rPr>
          <w:rFonts w:cs="Times New Roman" w:hint="eastAsia"/>
        </w:rPr>
        <w:tab/>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0</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(1+α</m:t>
        </m:r>
        <m:r>
          <w:rPr>
            <w:rFonts w:ascii="Cambria Math" w:hAnsi="Cambria Math" w:hint="eastAsia"/>
          </w:rPr>
          <m:t>△</m:t>
        </m:r>
        <m:r>
          <w:rPr>
            <w:rFonts w:ascii="Cambria Math" w:hAnsi="Cambria Math"/>
          </w:rPr>
          <m:t>T)</m:t>
        </m:r>
      </m:oMath>
      <w:r w:rsidR="002E7B95">
        <w:rPr>
          <w:rFonts w:hint="eastAsia"/>
        </w:rPr>
        <w:t xml:space="preserve">      </w:t>
      </w:r>
      <w:r>
        <w:rPr>
          <w:rFonts w:hint="eastAsia"/>
        </w:rPr>
        <w:tab/>
      </w:r>
      <w:r w:rsidR="002E7B95">
        <w:rPr>
          <w:rFonts w:hint="eastAsia"/>
        </w:rPr>
        <w:t>（2.4）</w:t>
      </w:r>
    </w:p>
    <w:p w14:paraId="7672A2DB" w14:textId="77777777" w:rsidR="002E7B95" w:rsidRPr="002E7B95" w:rsidRDefault="002E7B95" w:rsidP="002E7B95">
      <w:pPr>
        <w:wordWrap w:val="0"/>
        <w:spacing w:line="360" w:lineRule="auto"/>
        <w:ind w:right="960"/>
        <w:jc w:val="right"/>
        <w:rPr>
          <w:rFonts w:asciiTheme="minorEastAsia" w:hAnsiTheme="minorEastAsia" w:cs="Times New Roman"/>
          <w:sz w:val="24"/>
          <w:szCs w:val="24"/>
        </w:rPr>
      </w:pPr>
      <w:r w:rsidRPr="00ED321C">
        <w:rPr>
          <w:rFonts w:asciiTheme="minorEastAsia" w:hAnsiTheme="minorEastAsia" w:cs="Times New Roman" w:hint="eastAsia"/>
          <w:sz w:val="24"/>
          <w:szCs w:val="24"/>
        </w:rPr>
        <w:t>其中</w:t>
      </w:r>
      <m:oMath>
        <m:r>
          <m:rPr>
            <m:sty m:val="p"/>
          </m:rPr>
          <w:rPr>
            <w:rFonts w:ascii="Cambria Math" w:hAnsi="Cambria Math" w:cs="Times New Roman"/>
            <w:sz w:val="24"/>
            <w:szCs w:val="24"/>
          </w:rPr>
          <m:t>α</m:t>
        </m:r>
      </m:oMath>
      <w:r w:rsidRPr="00ED321C">
        <w:rPr>
          <w:rFonts w:asciiTheme="minorEastAsia" w:hAnsiTheme="minorEastAsia" w:cs="Times New Roman" w:hint="eastAsia"/>
          <w:sz w:val="24"/>
          <w:szCs w:val="24"/>
        </w:rPr>
        <w:t>为电机绕组随温度变化的电阻系数；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sidRPr="00ED321C">
        <w:rPr>
          <w:rFonts w:asciiTheme="minorEastAsia" w:hAnsiTheme="minorEastAsia" w:cs="Times New Roman"/>
          <w:sz w:val="24"/>
          <w:szCs w:val="24"/>
        </w:rPr>
        <w:t>为</w:t>
      </w:r>
      <w:r w:rsidRPr="00ED321C">
        <w:rPr>
          <w:rFonts w:asciiTheme="minorEastAsia" w:hAnsiTheme="minorEastAsia" w:cs="Times New Roman" w:hint="eastAsia"/>
          <w:sz w:val="24"/>
          <w:szCs w:val="24"/>
        </w:rPr>
        <w:t>25</w:t>
      </w:r>
      <w:r>
        <w:rPr>
          <w:rFonts w:asciiTheme="minorEastAsia" w:hAnsiTheme="minorEastAsia" w:cs="Times New Roman" w:hint="eastAsia"/>
          <w:sz w:val="24"/>
          <w:szCs w:val="24"/>
        </w:rPr>
        <w:t>℃时定子电阻阻值。</w:t>
      </w:r>
    </w:p>
    <w:p w14:paraId="26DE9330" w14:textId="77777777" w:rsidR="004753A0" w:rsidRPr="00BA4BF3" w:rsidRDefault="005D1585" w:rsidP="005D1585">
      <w:pPr>
        <w:pStyle w:val="2"/>
        <w:rPr>
          <w:rFonts w:ascii="黑体" w:hAnsi="黑体"/>
          <w:sz w:val="28"/>
          <w:szCs w:val="28"/>
        </w:rPr>
      </w:pPr>
      <w:bookmarkStart w:id="36" w:name="_Toc34901653"/>
      <w:r w:rsidRPr="00BA4BF3">
        <w:rPr>
          <w:rFonts w:ascii="黑体" w:hAnsi="黑体" w:hint="eastAsia"/>
          <w:sz w:val="28"/>
          <w:szCs w:val="28"/>
        </w:rPr>
        <w:t>2.3</w:t>
      </w:r>
      <w:r w:rsidR="004753A0" w:rsidRPr="00BA4BF3">
        <w:rPr>
          <w:rFonts w:ascii="黑体" w:hAnsi="黑体" w:hint="eastAsia"/>
          <w:sz w:val="28"/>
          <w:szCs w:val="28"/>
        </w:rPr>
        <w:t xml:space="preserve"> 三相静止坐标系下PMSM数学模型</w:t>
      </w:r>
      <w:bookmarkEnd w:id="36"/>
    </w:p>
    <w:p w14:paraId="43C15401" w14:textId="77777777" w:rsidR="005D1585" w:rsidRDefault="005D1585" w:rsidP="005D1585">
      <w:pPr>
        <w:spacing w:line="360" w:lineRule="auto"/>
        <w:rPr>
          <w:sz w:val="24"/>
          <w:szCs w:val="24"/>
        </w:rPr>
      </w:pPr>
      <w:r w:rsidRPr="003048CD">
        <w:rPr>
          <w:rFonts w:hint="eastAsia"/>
          <w:sz w:val="24"/>
          <w:szCs w:val="24"/>
        </w:rPr>
        <w:tab/>
      </w:r>
      <w:r>
        <w:rPr>
          <w:rFonts w:hint="eastAsia"/>
          <w:sz w:val="24"/>
          <w:szCs w:val="24"/>
        </w:rPr>
        <w:t>由于</w:t>
      </w:r>
      <w:r>
        <w:rPr>
          <w:rFonts w:hint="eastAsia"/>
          <w:sz w:val="24"/>
          <w:szCs w:val="24"/>
        </w:rPr>
        <w:t>PMSM</w:t>
      </w:r>
      <w:r>
        <w:rPr>
          <w:rFonts w:hint="eastAsia"/>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立电机数学模型时需要作出如下假设：</w:t>
      </w:r>
    </w:p>
    <w:p w14:paraId="6AC093B6" w14:textId="77777777" w:rsidR="005D1585" w:rsidRPr="00E82FF6" w:rsidRDefault="005D1585" w:rsidP="005D1585">
      <w:pPr>
        <w:pStyle w:val="a8"/>
        <w:numPr>
          <w:ilvl w:val="0"/>
          <w:numId w:val="4"/>
        </w:numPr>
        <w:spacing w:line="360" w:lineRule="auto"/>
        <w:ind w:firstLineChars="0"/>
        <w:rPr>
          <w:sz w:val="24"/>
          <w:szCs w:val="24"/>
        </w:rPr>
      </w:pPr>
      <w:r w:rsidRPr="00E82FF6">
        <w:rPr>
          <w:rFonts w:hint="eastAsia"/>
          <w:sz w:val="24"/>
          <w:szCs w:val="24"/>
        </w:rPr>
        <w:t>忽略铁芯饱和；</w:t>
      </w:r>
    </w:p>
    <w:p w14:paraId="78EF95CA" w14:textId="77777777" w:rsidR="005D1585" w:rsidRDefault="007555C3" w:rsidP="005D1585">
      <w:pPr>
        <w:pStyle w:val="a8"/>
        <w:numPr>
          <w:ilvl w:val="0"/>
          <w:numId w:val="4"/>
        </w:numPr>
        <w:spacing w:line="360" w:lineRule="auto"/>
        <w:ind w:firstLineChars="0"/>
        <w:rPr>
          <w:sz w:val="24"/>
          <w:szCs w:val="24"/>
        </w:rPr>
      </w:pPr>
      <w:r>
        <w:rPr>
          <w:rFonts w:hint="eastAsia"/>
          <w:sz w:val="24"/>
          <w:szCs w:val="24"/>
        </w:rPr>
        <w:t>不计</w:t>
      </w:r>
      <w:r w:rsidR="005D1585">
        <w:rPr>
          <w:rFonts w:hint="eastAsia"/>
          <w:sz w:val="24"/>
          <w:szCs w:val="24"/>
        </w:rPr>
        <w:t>磁滞和涡流损耗；</w:t>
      </w:r>
    </w:p>
    <w:p w14:paraId="1A525D12" w14:textId="77777777" w:rsidR="005D1585" w:rsidRDefault="005D1585" w:rsidP="005D1585">
      <w:pPr>
        <w:pStyle w:val="a8"/>
        <w:numPr>
          <w:ilvl w:val="0"/>
          <w:numId w:val="4"/>
        </w:numPr>
        <w:spacing w:line="360" w:lineRule="auto"/>
        <w:ind w:firstLineChars="0"/>
        <w:rPr>
          <w:sz w:val="24"/>
          <w:szCs w:val="24"/>
        </w:rPr>
      </w:pPr>
      <w:r>
        <w:rPr>
          <w:rFonts w:hint="eastAsia"/>
          <w:sz w:val="24"/>
          <w:szCs w:val="24"/>
        </w:rPr>
        <w:t>电子绕组中感应电动势波形呈正弦波。</w:t>
      </w:r>
    </w:p>
    <w:p w14:paraId="64C94A96" w14:textId="77777777" w:rsidR="005D1585" w:rsidRPr="005D1585" w:rsidRDefault="005D1585" w:rsidP="005D1585"/>
    <w:p w14:paraId="193F4E89" w14:textId="77777777" w:rsidR="004753A0" w:rsidRDefault="004753A0" w:rsidP="0066284C">
      <w:pPr>
        <w:spacing w:line="360" w:lineRule="auto"/>
        <w:rPr>
          <w:sz w:val="24"/>
          <w:szCs w:val="24"/>
        </w:rPr>
      </w:pPr>
      <w:r>
        <w:rPr>
          <w:rFonts w:hint="eastAsia"/>
          <w:sz w:val="24"/>
          <w:szCs w:val="24"/>
        </w:rPr>
        <w:tab/>
      </w:r>
      <w:r>
        <w:rPr>
          <w:rFonts w:hint="eastAsia"/>
          <w:sz w:val="24"/>
          <w:szCs w:val="24"/>
        </w:rPr>
        <w:t>有了如上假设，则</w:t>
      </w:r>
      <w:r>
        <w:rPr>
          <w:rFonts w:hint="eastAsia"/>
          <w:sz w:val="24"/>
          <w:szCs w:val="24"/>
        </w:rPr>
        <w:t>PMSM</w:t>
      </w:r>
      <w:r>
        <w:rPr>
          <w:rFonts w:hint="eastAsia"/>
          <w:sz w:val="24"/>
          <w:szCs w:val="24"/>
        </w:rPr>
        <w:t>在三相静止坐标系中的电压方程可写为</w:t>
      </w:r>
    </w:p>
    <w:p w14:paraId="2CB4A2C8" w14:textId="77777777" w:rsidR="004753A0" w:rsidRPr="00B31A54" w:rsidRDefault="00587B0A" w:rsidP="00587B0A">
      <w:pPr>
        <w:pStyle w:val="ad"/>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u</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oMath>
      <w:r w:rsidR="00B31A54">
        <w:rPr>
          <w:rFonts w:hint="eastAsia"/>
        </w:rPr>
        <w:t xml:space="preserve">      </w:t>
      </w:r>
      <w:r w:rsidR="002E7B95">
        <w:rPr>
          <w:rFonts w:hint="eastAsia"/>
        </w:rPr>
        <w:t xml:space="preserve">    </w:t>
      </w:r>
      <w:r>
        <w:rPr>
          <w:rFonts w:hint="eastAsia"/>
        </w:rPr>
        <w:tab/>
      </w:r>
      <w:r w:rsidR="00B31A54">
        <w:rPr>
          <w:rFonts w:hint="eastAsia"/>
        </w:rPr>
        <w:t>（2.5）</w:t>
      </w:r>
    </w:p>
    <w:p w14:paraId="28D5914C" w14:textId="77777777" w:rsidR="00B31A54" w:rsidRDefault="00B31A54" w:rsidP="0066284C">
      <w:pPr>
        <w:spacing w:line="360" w:lineRule="auto"/>
        <w:rPr>
          <w:sz w:val="24"/>
          <w:szCs w:val="24"/>
        </w:rPr>
      </w:pPr>
      <w:r>
        <w:rPr>
          <w:rFonts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为三相电压向量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m:oMath>
        <m:r>
          <m:rPr>
            <m:sty m:val="b"/>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为三相电流向量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w:r w:rsidRPr="00B31A54">
        <w:rPr>
          <w:rFonts w:hint="eastAsia"/>
          <w:b/>
          <w:sz w:val="24"/>
          <w:szCs w:val="24"/>
        </w:rPr>
        <w:t>R</w:t>
      </w:r>
      <w:r>
        <w:rPr>
          <w:rFonts w:hint="eastAsia"/>
          <w:sz w:val="24"/>
          <w:szCs w:val="24"/>
        </w:rPr>
        <w:t>为三相绕组矩阵</w:t>
      </w:r>
    </w:p>
    <w:p w14:paraId="2433E4C2" w14:textId="77777777" w:rsidR="00B31A54" w:rsidRDefault="00587B0A" w:rsidP="00587B0A">
      <w:pPr>
        <w:pStyle w:val="ad"/>
      </w:pPr>
      <w:r>
        <w:rPr>
          <w:rFonts w:asciiTheme="minorHAnsi" w:hAnsiTheme="minorHAnsi" w:hint="eastAsia"/>
          <w:b/>
        </w:rPr>
        <w:tab/>
      </w:r>
      <m:oMath>
        <m:sSub>
          <m:sSubPr>
            <m:ctrlPr>
              <w:rPr>
                <w:rFonts w:ascii="Cambria Math" w:hAnsi="Cambria Math"/>
                <w:b/>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R</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w:rPr>
                      <w:rFonts w:ascii="Cambria Math" w:hAnsi="Cambria Math"/>
                    </w:rPr>
                    <m:t>R</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w:rPr>
                      <w:rFonts w:ascii="Cambria Math" w:hAnsi="Cambria Math"/>
                    </w:rPr>
                    <m:t>R</m:t>
                  </m:r>
                </m:e>
              </m:mr>
            </m:m>
          </m:e>
        </m:d>
      </m:oMath>
      <w:r w:rsidR="002C018B">
        <w:rPr>
          <w:rFonts w:hint="eastAsia"/>
        </w:rPr>
        <w:t xml:space="preserve">      </w:t>
      </w:r>
      <w:r>
        <w:rPr>
          <w:rFonts w:hint="eastAsia"/>
        </w:rPr>
        <w:tab/>
      </w:r>
      <w:r w:rsidR="002E7B95">
        <w:rPr>
          <w:rFonts w:hint="eastAsia"/>
        </w:rPr>
        <w:t xml:space="preserve"> </w:t>
      </w:r>
      <w:r w:rsidR="002C018B">
        <w:rPr>
          <w:rFonts w:hint="eastAsia"/>
        </w:rPr>
        <w:t>（2.6）</w:t>
      </w:r>
    </w:p>
    <w:p w14:paraId="75DB9946" w14:textId="77777777" w:rsidR="002C018B" w:rsidRDefault="002C018B" w:rsidP="0066284C">
      <w:pPr>
        <w:spacing w:line="360" w:lineRule="auto"/>
        <w:rPr>
          <w:sz w:val="24"/>
          <w:szCs w:val="24"/>
        </w:rPr>
      </w:pPr>
      <w:r>
        <w:rPr>
          <w:rFonts w:hint="eastAsia"/>
          <w:sz w:val="24"/>
          <w:szCs w:val="24"/>
        </w:rPr>
        <w:t>式中，矩阵元素</w:t>
      </w:r>
      <w:r>
        <w:rPr>
          <w:rFonts w:hint="eastAsia"/>
          <w:sz w:val="24"/>
          <w:szCs w:val="24"/>
        </w:rPr>
        <w:t>R</w:t>
      </w:r>
      <w:r>
        <w:rPr>
          <w:rFonts w:hint="eastAsia"/>
          <w:sz w:val="24"/>
          <w:szCs w:val="24"/>
        </w:rPr>
        <w:t>为每相绕组等效阻值；</w:t>
      </w:r>
    </w:p>
    <w:p w14:paraId="0494187B" w14:textId="77777777" w:rsidR="002C018B" w:rsidRDefault="002C018B" w:rsidP="0066284C">
      <w:pPr>
        <w:spacing w:line="360" w:lineRule="auto"/>
        <w:rPr>
          <w:sz w:val="24"/>
          <w:szCs w:val="24"/>
        </w:rPr>
      </w:pPr>
      <w:r>
        <w:rPr>
          <w:rFonts w:hint="eastAsia"/>
          <w:sz w:val="24"/>
          <w:szCs w:val="24"/>
        </w:rPr>
        <w:tab/>
      </w:r>
      <w:r>
        <w:rPr>
          <w:rFonts w:hint="eastAsia"/>
          <w:sz w:val="24"/>
          <w:szCs w:val="24"/>
        </w:rPr>
        <w:t>磁链方程为</w:t>
      </w:r>
    </w:p>
    <w:p w14:paraId="407BD883" w14:textId="77777777" w:rsidR="002C018B" w:rsidRDefault="00587B0A" w:rsidP="00587B0A">
      <w:pPr>
        <w:pStyle w:val="ad"/>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m:rPr>
                <m:sty m:val="bi"/>
              </m:rPr>
              <w:rPr>
                <w:rFonts w:ascii="Cambria Math" w:hAnsi="Cambria Math"/>
              </w:rPr>
              <m:t>F</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48759D">
        <w:rPr>
          <w:rFonts w:hint="eastAsia"/>
        </w:rPr>
        <w:t xml:space="preserve">    </w:t>
      </w:r>
      <w:r w:rsidR="0048759D" w:rsidRPr="0048759D">
        <w:rPr>
          <w:rFonts w:hint="eastAsia"/>
        </w:rPr>
        <w:t xml:space="preserve">   </w:t>
      </w:r>
      <w:r>
        <w:rPr>
          <w:rFonts w:hint="eastAsia"/>
        </w:rPr>
        <w:tab/>
      </w:r>
      <w:r w:rsidR="0048759D" w:rsidRPr="0048759D">
        <w:rPr>
          <w:rFonts w:hint="eastAsia"/>
        </w:rPr>
        <w:t>（</w:t>
      </w:r>
      <w:r w:rsidR="0048759D">
        <w:rPr>
          <w:rFonts w:hint="eastAsia"/>
        </w:rPr>
        <w:t>2.7</w:t>
      </w:r>
      <w:r w:rsidR="0048759D" w:rsidRPr="0048759D">
        <w:rPr>
          <w:rFonts w:hint="eastAsia"/>
        </w:rPr>
        <w:t>）</w:t>
      </w:r>
    </w:p>
    <w:p w14:paraId="6A2DEB69" w14:textId="77777777" w:rsidR="0048759D" w:rsidRDefault="0048759D" w:rsidP="0066284C">
      <w:pPr>
        <w:spacing w:line="360" w:lineRule="auto"/>
        <w:rPr>
          <w:sz w:val="24"/>
          <w:szCs w:val="24"/>
        </w:rPr>
      </w:pPr>
      <w:r>
        <w:rPr>
          <w:rFonts w:hint="eastAsia"/>
          <w:sz w:val="24"/>
          <w:szCs w:val="24"/>
        </w:rPr>
        <w:t>式中，</w:t>
      </w: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oMath>
      <w:r w:rsidRPr="0048759D">
        <w:rPr>
          <w:sz w:val="24"/>
          <w:szCs w:val="24"/>
        </w:rPr>
        <w:t>为</w:t>
      </w:r>
      <w:r>
        <w:rPr>
          <w:sz w:val="24"/>
          <w:szCs w:val="24"/>
        </w:rPr>
        <w:t>三相定子绕组磁链向量</w:t>
      </w:r>
      <w:r>
        <w:rPr>
          <w:rFonts w:hint="eastAsia"/>
          <w:sz w:val="24"/>
          <w:szCs w:val="24"/>
        </w:rPr>
        <w:t>，</w:t>
      </w: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为三相电感矩阵</w:t>
      </w:r>
      <w:r>
        <w:rPr>
          <w:rFonts w:hint="eastAsia"/>
          <w:sz w:val="24"/>
          <w:szCs w:val="24"/>
        </w:rPr>
        <w:t>，</w:t>
      </w:r>
      <w:r>
        <w:rPr>
          <w:sz w:val="24"/>
          <w:szCs w:val="24"/>
        </w:rPr>
        <w:t>并且</w:t>
      </w:r>
    </w:p>
    <w:p w14:paraId="7EAD0278" w14:textId="77777777" w:rsidR="0048759D" w:rsidRDefault="003B7EA3"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sSup>
          <m:sSupPr>
            <m:ctrlPr>
              <w:rPr>
                <w:rFonts w:ascii="Cambria Math" w:hAnsi="Cambria Math"/>
                <w:b/>
                <w:i/>
                <w:sz w:val="24"/>
                <w:szCs w:val="24"/>
              </w:rPr>
            </m:ctrlPr>
          </m:sSupPr>
          <m:e>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c</m:t>
                </m:r>
              </m:sub>
            </m:sSub>
            <m:r>
              <m:rPr>
                <m:sty m:val="bi"/>
              </m:rPr>
              <w:rPr>
                <w:rFonts w:ascii="Cambria Math" w:hAnsi="Cambria Math"/>
                <w:sz w:val="24"/>
                <w:szCs w:val="24"/>
              </w:rPr>
              <m:t>]</m:t>
            </m:r>
          </m:e>
          <m:sup>
            <m:r>
              <m:rPr>
                <m:sty m:val="bi"/>
              </m:rPr>
              <w:rPr>
                <w:rFonts w:ascii="Cambria Math" w:hAnsi="Cambria Math"/>
                <w:sz w:val="24"/>
                <w:szCs w:val="24"/>
              </w:rPr>
              <m:t>T</m:t>
            </m:r>
          </m:sup>
        </m:sSup>
      </m:oMath>
      <w:r w:rsidR="0048759D" w:rsidRPr="0048759D">
        <w:rPr>
          <w:rFonts w:hint="eastAsia"/>
          <w:sz w:val="24"/>
          <w:szCs w:val="24"/>
        </w:rPr>
        <w:t>，</w:t>
      </w:r>
    </w:p>
    <w:p w14:paraId="4E44A1F1" w14:textId="77777777" w:rsidR="0048759D" w:rsidRDefault="003B7EA3"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d>
          <m:dPr>
            <m:begChr m:val="["/>
            <m:endChr m:val="]"/>
            <m:ctrlPr>
              <w:rPr>
                <w:rFonts w:ascii="Cambria Math" w:hAnsi="Cambria Math"/>
                <w:b/>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
          </m:e>
        </m:d>
      </m:oMath>
      <w:r w:rsidR="0066284C">
        <w:rPr>
          <w:rFonts w:hint="eastAsia"/>
          <w:b/>
          <w:sz w:val="24"/>
          <w:szCs w:val="24"/>
        </w:rPr>
        <w:t>,</w:t>
      </w:r>
    </w:p>
    <w:p w14:paraId="3A056734" w14:textId="77777777" w:rsidR="0066284C" w:rsidRPr="0066284C" w:rsidRDefault="003B7EA3" w:rsidP="00C378CB">
      <w:pPr>
        <w:spacing w:line="360" w:lineRule="auto"/>
        <w:rPr>
          <w:b/>
          <w:sz w:val="24"/>
          <w:szCs w:val="24"/>
        </w:rPr>
      </w:pPr>
      <m:oMathPara>
        <m:oMathParaPr>
          <m:jc m:val="center"/>
        </m:oMathParaP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mr>
              </m:m>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7C5508C2" w14:textId="77777777" w:rsidR="0066284C" w:rsidRDefault="0066284C" w:rsidP="00C378CB">
      <w:pPr>
        <w:spacing w:line="360" w:lineRule="auto"/>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oMath>
      <w:r>
        <w:rPr>
          <w:sz w:val="24"/>
          <w:szCs w:val="24"/>
        </w:rPr>
        <w:t>为定子互感</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oMath>
      <w:r>
        <w:rPr>
          <w:sz w:val="24"/>
          <w:szCs w:val="24"/>
        </w:rPr>
        <w:t>为定子漏感</w:t>
      </w:r>
      <w:r>
        <w:rPr>
          <w:rFonts w:hint="eastAsia"/>
          <w:sz w:val="24"/>
          <w:szCs w:val="24"/>
        </w:rPr>
        <w:t>。</w:t>
      </w:r>
    </w:p>
    <w:p w14:paraId="653DF6A1" w14:textId="77777777" w:rsidR="0066284C" w:rsidRDefault="0066284C" w:rsidP="00C378CB">
      <w:pPr>
        <w:spacing w:line="360" w:lineRule="auto"/>
        <w:rPr>
          <w:sz w:val="24"/>
          <w:szCs w:val="24"/>
        </w:rPr>
      </w:pPr>
      <w:r>
        <w:rPr>
          <w:rFonts w:hint="eastAsia"/>
          <w:sz w:val="24"/>
          <w:szCs w:val="24"/>
        </w:rPr>
        <w:tab/>
      </w:r>
      <w:r>
        <w:rPr>
          <w:rFonts w:hint="eastAsia"/>
          <w:sz w:val="24"/>
          <w:szCs w:val="24"/>
        </w:rPr>
        <w:t>根据</w:t>
      </w:r>
      <w:r w:rsidR="00C378CB">
        <w:rPr>
          <w:rFonts w:hint="eastAsia"/>
          <w:sz w:val="24"/>
          <w:szCs w:val="24"/>
        </w:rPr>
        <w:t>磁场中机械能和电能的转换原理，电机电磁转矩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00C378CB">
        <w:rPr>
          <w:sz w:val="24"/>
          <w:szCs w:val="24"/>
        </w:rPr>
        <w:t>为磁场储能对机械角位移求偏导数</w:t>
      </w:r>
      <w:r w:rsidR="00C378CB">
        <w:rPr>
          <w:rFonts w:hint="eastAsia"/>
          <w:sz w:val="24"/>
          <w:szCs w:val="24"/>
        </w:rPr>
        <w:t>，</w:t>
      </w:r>
      <w:r w:rsidR="00C378CB">
        <w:rPr>
          <w:sz w:val="24"/>
          <w:szCs w:val="24"/>
        </w:rPr>
        <w:t>所以</w:t>
      </w:r>
    </w:p>
    <w:p w14:paraId="152B7DF2" w14:textId="77777777" w:rsidR="00C378CB" w:rsidRDefault="00587B0A" w:rsidP="00587B0A">
      <w:pPr>
        <w:pStyle w:val="ad"/>
      </w:pPr>
      <w:r>
        <w:rPr>
          <w:rFonts w:asciiTheme="minorHAnsi" w:hAnsiTheme="minorHAnsi"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e>
          <m:sup>
            <m:r>
              <w:rPr>
                <w:rFonts w:ascii="Cambria Math" w:hAnsi="Cambria Math"/>
              </w:rPr>
              <m:t>T</m:t>
            </m:r>
          </m:sup>
        </m:sSup>
        <m:sSub>
          <m:sSubPr>
            <m:ctrlPr>
              <w:rPr>
                <w:rFonts w:ascii="Cambria Math" w:hAnsi="Cambria Math"/>
                <w:b/>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oMath>
      <w:r w:rsidR="00C378CB">
        <w:rPr>
          <w:rFonts w:hint="eastAsia"/>
        </w:rPr>
        <w:t xml:space="preserve">  </w:t>
      </w:r>
      <w:r>
        <w:rPr>
          <w:rFonts w:hint="eastAsia"/>
        </w:rPr>
        <w:tab/>
      </w:r>
      <w:r w:rsidR="00C378CB">
        <w:rPr>
          <w:rFonts w:hint="eastAsia"/>
        </w:rPr>
        <w:t>（2.8）</w:t>
      </w:r>
    </w:p>
    <w:p w14:paraId="408B5F44" w14:textId="77777777" w:rsidR="00C378CB" w:rsidRDefault="00C378CB" w:rsidP="00C378CB">
      <w:pPr>
        <w:spacing w:line="360" w:lineRule="auto"/>
        <w:rPr>
          <w:sz w:val="24"/>
          <w:szCs w:val="24"/>
        </w:rPr>
      </w:pPr>
      <w:r>
        <w:rPr>
          <w:rFonts w:hint="eastAsia"/>
          <w:sz w:val="24"/>
          <w:szCs w:val="24"/>
        </w:rPr>
        <w:t>式中，</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为电机的极对数</w:t>
      </w:r>
      <w:r>
        <w:rPr>
          <w:rFonts w:hint="eastAsia"/>
          <w:sz w:val="24"/>
          <w:szCs w:val="24"/>
        </w:rPr>
        <w:t>。</w:t>
      </w:r>
    </w:p>
    <w:p w14:paraId="3DD28FF1" w14:textId="77777777" w:rsidR="00C378CB" w:rsidRDefault="00C378CB" w:rsidP="00C378CB">
      <w:pPr>
        <w:spacing w:line="360" w:lineRule="auto"/>
        <w:rPr>
          <w:sz w:val="24"/>
          <w:szCs w:val="24"/>
        </w:rPr>
      </w:pPr>
      <w:r>
        <w:rPr>
          <w:rFonts w:hint="eastAsia"/>
          <w:sz w:val="24"/>
          <w:szCs w:val="24"/>
        </w:rPr>
        <w:tab/>
      </w:r>
      <w:r>
        <w:rPr>
          <w:rFonts w:hint="eastAsia"/>
          <w:sz w:val="24"/>
          <w:szCs w:val="24"/>
        </w:rPr>
        <w:t>此外，电机的运动方程为</w:t>
      </w:r>
    </w:p>
    <w:p w14:paraId="51E8DB07" w14:textId="77777777" w:rsidR="00C378CB" w:rsidRDefault="00587B0A" w:rsidP="00587B0A">
      <w:pPr>
        <w:pStyle w:val="ad"/>
      </w:pPr>
      <w:r>
        <w:rPr>
          <w:rFonts w:asciiTheme="minorHAnsi" w:hAnsiTheme="minorHAnsi" w:hint="eastAsia"/>
        </w:rPr>
        <w:tab/>
      </w:r>
      <m:oMath>
        <m:r>
          <w:rPr>
            <w:rFonts w:ascii="Cambria Math" w:hAnsi="Cambria Math"/>
          </w:rPr>
          <m:t>J</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ω</m:t>
                </m:r>
              </m:e>
              <m:sub>
                <m:r>
                  <w:rPr>
                    <w:rFonts w:ascii="Cambria Math" w:hAnsi="Cambria Math"/>
                  </w:rPr>
                  <m:t>m</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m</m:t>
            </m:r>
          </m:sub>
        </m:sSub>
      </m:oMath>
      <w:r w:rsidR="002E7B95">
        <w:rPr>
          <w:rFonts w:hint="eastAsia"/>
        </w:rPr>
        <w:t xml:space="preserve">  </w:t>
      </w:r>
      <w:r>
        <w:rPr>
          <w:rFonts w:hint="eastAsia"/>
        </w:rPr>
        <w:tab/>
      </w:r>
      <w:r w:rsidR="002E7B95">
        <w:rPr>
          <w:rFonts w:hint="eastAsia"/>
        </w:rPr>
        <w:t>（</w:t>
      </w:r>
      <w:r w:rsidR="00C378CB">
        <w:rPr>
          <w:rFonts w:hint="eastAsia"/>
        </w:rPr>
        <w:t>2.9）</w:t>
      </w:r>
    </w:p>
    <w:p w14:paraId="6D278A82" w14:textId="77777777" w:rsidR="00C378CB" w:rsidRPr="0066284C" w:rsidRDefault="00C378CB" w:rsidP="00C378CB">
      <w:pPr>
        <w:spacing w:line="360" w:lineRule="auto"/>
        <w:rPr>
          <w:sz w:val="24"/>
          <w:szCs w:val="24"/>
        </w:rPr>
      </w:pPr>
      <w:r>
        <w:rPr>
          <w:rFonts w:hint="eastAsia"/>
          <w:sz w:val="24"/>
          <w:szCs w:val="24"/>
        </w:rPr>
        <w:t>其中，</w:t>
      </w:r>
      <w:r>
        <w:rPr>
          <w:rFonts w:hint="eastAsia"/>
          <w:sz w:val="24"/>
          <w:szCs w:val="24"/>
        </w:rPr>
        <w:t>J</w:t>
      </w:r>
      <w:r>
        <w:rPr>
          <w:rFonts w:hint="eastAsia"/>
          <w:sz w:val="24"/>
          <w:szCs w:val="24"/>
        </w:rPr>
        <w:t>为电机转轴的转动惯量，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oMath>
      <w:r>
        <w:rPr>
          <w:sz w:val="24"/>
          <w:szCs w:val="24"/>
        </w:rPr>
        <w:t>为电机机械角速度</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m:t>
            </m:r>
          </m:sub>
        </m:sSub>
      </m:oMath>
      <w:r>
        <w:rPr>
          <w:sz w:val="24"/>
          <w:szCs w:val="24"/>
        </w:rPr>
        <w:t>为负载转矩</w:t>
      </w:r>
      <w:r>
        <w:rPr>
          <w:rFonts w:hint="eastAsia"/>
          <w:sz w:val="24"/>
          <w:szCs w:val="24"/>
        </w:rPr>
        <w:t>，</w:t>
      </w:r>
      <w:r>
        <w:rPr>
          <w:rFonts w:hint="eastAsia"/>
          <w:sz w:val="24"/>
          <w:szCs w:val="24"/>
        </w:rPr>
        <w:t>B</w:t>
      </w:r>
      <w:r>
        <w:rPr>
          <w:rFonts w:hint="eastAsia"/>
          <w:sz w:val="24"/>
          <w:szCs w:val="24"/>
        </w:rPr>
        <w:t>为系统阻尼系数。</w:t>
      </w:r>
    </w:p>
    <w:p w14:paraId="20F99DCE" w14:textId="77777777" w:rsidR="00E82FF6" w:rsidRPr="00BA4BF3" w:rsidRDefault="005D1585" w:rsidP="005D1585">
      <w:pPr>
        <w:pStyle w:val="2"/>
        <w:rPr>
          <w:rFonts w:ascii="黑体" w:hAnsi="黑体"/>
          <w:sz w:val="28"/>
          <w:szCs w:val="28"/>
        </w:rPr>
      </w:pPr>
      <w:bookmarkStart w:id="37" w:name="_Toc34901654"/>
      <w:r w:rsidRPr="00BA4BF3">
        <w:rPr>
          <w:rFonts w:ascii="黑体" w:hAnsi="黑体" w:hint="eastAsia"/>
          <w:sz w:val="28"/>
          <w:szCs w:val="28"/>
        </w:rPr>
        <w:lastRenderedPageBreak/>
        <w:t>2.4</w:t>
      </w:r>
      <w:r w:rsidR="00E82FF6" w:rsidRPr="00BA4BF3">
        <w:rPr>
          <w:rFonts w:ascii="黑体" w:hAnsi="黑体" w:hint="eastAsia"/>
          <w:sz w:val="28"/>
          <w:szCs w:val="28"/>
        </w:rPr>
        <w:t xml:space="preserve"> 坐标变换</w:t>
      </w:r>
      <w:bookmarkEnd w:id="37"/>
    </w:p>
    <w:p w14:paraId="2327B5FD" w14:textId="77777777" w:rsidR="004378D6" w:rsidRDefault="00E82FF6" w:rsidP="00C640C2">
      <w:pPr>
        <w:spacing w:line="360" w:lineRule="auto"/>
        <w:rPr>
          <w:rFonts w:asciiTheme="minorEastAsia" w:hAnsiTheme="minorEastAsia"/>
          <w:sz w:val="24"/>
          <w:szCs w:val="24"/>
        </w:rPr>
      </w:pPr>
      <w:r>
        <w:rPr>
          <w:rFonts w:hint="eastAsia"/>
        </w:rPr>
        <w:tab/>
      </w:r>
      <w:r w:rsidR="004753A0" w:rsidRPr="00C640C2">
        <w:rPr>
          <w:rFonts w:asciiTheme="minorEastAsia" w:hAnsiTheme="minorEastAsia" w:hint="eastAsia"/>
          <w:sz w:val="24"/>
          <w:szCs w:val="24"/>
        </w:rPr>
        <w:t>由</w:t>
      </w:r>
      <w:r w:rsidR="004F397C" w:rsidRPr="00C640C2">
        <w:rPr>
          <w:rFonts w:asciiTheme="minorEastAsia" w:hAnsiTheme="minorEastAsia" w:hint="eastAsia"/>
          <w:sz w:val="24"/>
          <w:szCs w:val="24"/>
        </w:rPr>
        <w:t>上节可以看出，</w:t>
      </w:r>
      <w:r w:rsidR="004753A0" w:rsidRPr="00C640C2">
        <w:rPr>
          <w:rFonts w:asciiTheme="minorEastAsia" w:hAnsiTheme="minorEastAsia" w:hint="eastAsia"/>
          <w:sz w:val="24"/>
          <w:szCs w:val="24"/>
        </w:rPr>
        <w:t>永磁同步电机参数关系复杂，强耦合、非线性，</w:t>
      </w:r>
      <w:r w:rsidR="004F397C" w:rsidRPr="00C640C2">
        <w:rPr>
          <w:rFonts w:asciiTheme="minorEastAsia" w:hAnsiTheme="minorEastAsia" w:hint="eastAsia"/>
          <w:sz w:val="24"/>
          <w:szCs w:val="24"/>
        </w:rPr>
        <w:t>并且电子磁链和转子角度位置相关，</w:t>
      </w:r>
      <w:r w:rsidR="004753A0" w:rsidRPr="00C640C2">
        <w:rPr>
          <w:rFonts w:asciiTheme="minorEastAsia" w:hAnsiTheme="minorEastAsia" w:hint="eastAsia"/>
          <w:sz w:val="24"/>
          <w:szCs w:val="24"/>
        </w:rPr>
        <w:t>所以</w:t>
      </w:r>
      <w:r w:rsidR="004378D6" w:rsidRPr="00C640C2">
        <w:rPr>
          <w:rFonts w:asciiTheme="minorEastAsia" w:hAnsiTheme="minorEastAsia" w:hint="eastAsia"/>
          <w:sz w:val="24"/>
          <w:szCs w:val="24"/>
        </w:rPr>
        <w:t>为了便于控制器</w:t>
      </w:r>
      <w:r w:rsidR="004F397C" w:rsidRPr="00C640C2">
        <w:rPr>
          <w:rFonts w:asciiTheme="minorEastAsia" w:hAnsiTheme="minorEastAsia" w:hint="eastAsia"/>
          <w:sz w:val="24"/>
          <w:szCs w:val="24"/>
        </w:rPr>
        <w:t>设计，</w:t>
      </w:r>
      <w:r w:rsidR="004753A0" w:rsidRPr="00C640C2">
        <w:rPr>
          <w:rFonts w:asciiTheme="minorEastAsia" w:hAnsiTheme="minorEastAsia" w:hint="eastAsia"/>
          <w:sz w:val="24"/>
          <w:szCs w:val="24"/>
        </w:rPr>
        <w:t>需要经过坐标变换将电机模型进行简化</w:t>
      </w:r>
      <w:r w:rsidR="004378D6" w:rsidRPr="00C640C2">
        <w:rPr>
          <w:rFonts w:asciiTheme="minorEastAsia" w:hAnsiTheme="minorEastAsia" w:hint="eastAsia"/>
          <w:sz w:val="24"/>
          <w:szCs w:val="24"/>
        </w:rPr>
        <w:t>。坐标变换是根据在不同的坐标系下，以产生同样的旋转磁动势为依据，即在三相静止坐标系下的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m:t>
            </m:r>
          </m:sub>
        </m:sSub>
      </m:oMath>
      <w:r w:rsidR="004378D6" w:rsidRPr="00C640C2">
        <w:rPr>
          <w:rFonts w:asciiTheme="minorEastAsia" w:hAnsiTheme="minorEastAsia" w:hint="eastAsia"/>
          <w:sz w:val="24"/>
          <w:szCs w:val="24"/>
        </w:rPr>
        <w:t>，在两相静止坐标系下的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4378D6" w:rsidRPr="00C640C2">
        <w:rPr>
          <w:rFonts w:asciiTheme="minorEastAsia" w:hAnsiTheme="minorEastAsia"/>
          <w:sz w:val="24"/>
          <w:szCs w:val="24"/>
        </w:rPr>
        <w:t>和在两相旋转坐标系下的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7555C3">
        <w:rPr>
          <w:rFonts w:asciiTheme="minorEastAsia" w:hAnsiTheme="minorEastAsia"/>
          <w:sz w:val="24"/>
          <w:szCs w:val="24"/>
        </w:rPr>
        <w:t>所产生的效果是相同</w:t>
      </w:r>
      <w:r w:rsidR="004378D6" w:rsidRPr="00C640C2">
        <w:rPr>
          <w:rFonts w:asciiTheme="minorEastAsia" w:hAnsiTheme="minorEastAsia"/>
          <w:sz w:val="24"/>
          <w:szCs w:val="24"/>
        </w:rPr>
        <w:t>的</w:t>
      </w:r>
      <w:r w:rsidR="004378D6" w:rsidRPr="00C640C2">
        <w:rPr>
          <w:rFonts w:asciiTheme="minorEastAsia" w:hAnsiTheme="minorEastAsia" w:hint="eastAsia"/>
          <w:sz w:val="24"/>
          <w:szCs w:val="24"/>
        </w:rPr>
        <w:t>，</w:t>
      </w:r>
      <w:r w:rsidR="007555C3">
        <w:rPr>
          <w:rFonts w:asciiTheme="minorEastAsia" w:hAnsiTheme="minorEastAsia"/>
          <w:sz w:val="24"/>
          <w:szCs w:val="24"/>
        </w:rPr>
        <w:t>它</w:t>
      </w:r>
      <w:r w:rsidR="003528AA" w:rsidRPr="00C640C2">
        <w:rPr>
          <w:rFonts w:asciiTheme="minorEastAsia" w:hAnsiTheme="minorEastAsia"/>
          <w:sz w:val="24"/>
          <w:szCs w:val="24"/>
        </w:rPr>
        <w:t>们能产生相同大小的磁动势</w:t>
      </w:r>
      <w:r w:rsidR="003528AA" w:rsidRPr="00C640C2">
        <w:rPr>
          <w:rFonts w:asciiTheme="minorEastAsia" w:hAnsiTheme="minorEastAsia" w:hint="eastAsia"/>
          <w:sz w:val="24"/>
          <w:szCs w:val="24"/>
        </w:rPr>
        <w:t>。</w:t>
      </w:r>
      <w:r w:rsidR="008702AA">
        <w:rPr>
          <w:rFonts w:asciiTheme="minorEastAsia" w:hAnsiTheme="minorEastAsia" w:hint="eastAsia"/>
          <w:sz w:val="24"/>
          <w:szCs w:val="24"/>
        </w:rPr>
        <w:t>如图2.4所示，F为定子绕组产生的等效磁场，定子绕组中通入交变的电信号，在定子空间就会产生旋转的磁场。</w:t>
      </w:r>
    </w:p>
    <w:p w14:paraId="457D6FB2" w14:textId="77777777" w:rsidR="00245A74" w:rsidRPr="00C640C2" w:rsidRDefault="00591CDE" w:rsidP="00591CDE">
      <w:pPr>
        <w:spacing w:line="360" w:lineRule="auto"/>
        <w:jc w:val="center"/>
        <w:rPr>
          <w:rFonts w:asciiTheme="minorEastAsia" w:hAnsiTheme="minorEastAsia"/>
          <w:noProof/>
          <w:sz w:val="24"/>
          <w:szCs w:val="24"/>
        </w:rPr>
      </w:pPr>
      <w:r>
        <w:rPr>
          <w:rFonts w:asciiTheme="minorEastAsia" w:hAnsiTheme="minorEastAsia"/>
          <w:sz w:val="24"/>
          <w:szCs w:val="24"/>
        </w:rPr>
        <w:object w:dxaOrig="9660" w:dyaOrig="6030" w14:anchorId="28D13D2B">
          <v:shape id="_x0000_i1026" type="#_x0000_t75" style="width:418.4pt;height:260.85pt" o:ole="">
            <v:imagedata r:id="rId24" o:title=""/>
          </v:shape>
          <o:OLEObject Type="Embed" ProgID="Visio.Drawing.15" ShapeID="_x0000_i1026" DrawAspect="Content" ObjectID="_1645864363" r:id="rId25"/>
        </w:object>
      </w:r>
      <w:r w:rsidR="00245A74" w:rsidRPr="00407C4E">
        <w:rPr>
          <w:rFonts w:asciiTheme="minorEastAsia" w:hAnsiTheme="minorEastAsia" w:hint="eastAsia"/>
          <w:b/>
          <w:noProof/>
          <w:szCs w:val="21"/>
        </w:rPr>
        <w:t>图2.4 3s/2s坐标系变换</w:t>
      </w:r>
    </w:p>
    <w:p w14:paraId="7832CFC2" w14:textId="77777777" w:rsidR="002766F1" w:rsidRDefault="00C640C2" w:rsidP="00C640C2">
      <w:pPr>
        <w:spacing w:line="360" w:lineRule="auto"/>
        <w:rPr>
          <w:rFonts w:asciiTheme="minorEastAsia" w:hAnsiTheme="minorEastAsia"/>
          <w:sz w:val="24"/>
          <w:szCs w:val="24"/>
        </w:rPr>
      </w:pPr>
      <w:r w:rsidRPr="00C640C2">
        <w:rPr>
          <w:rFonts w:asciiTheme="minorEastAsia" w:hAnsiTheme="minorEastAsia" w:hint="eastAsia"/>
          <w:sz w:val="24"/>
          <w:szCs w:val="24"/>
        </w:rPr>
        <w:tab/>
        <w:t>在建立PMSM数学模型过程中，常用到的坐标变换有clark变化（三相静止</w:t>
      </w:r>
      <w:r w:rsidR="005138F3">
        <w:rPr>
          <w:rFonts w:asciiTheme="minorEastAsia" w:hAnsiTheme="minorEastAsia" w:hint="eastAsia"/>
          <w:sz w:val="24"/>
          <w:szCs w:val="24"/>
        </w:rPr>
        <w:t>ABC</w:t>
      </w:r>
      <w:r w:rsidRPr="00C640C2">
        <w:rPr>
          <w:rFonts w:asciiTheme="minorEastAsia" w:hAnsiTheme="minorEastAsia" w:hint="eastAsia"/>
          <w:sz w:val="24"/>
          <w:szCs w:val="24"/>
        </w:rPr>
        <w:t>坐标系到两相静止</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Pr="00C640C2">
        <w:rPr>
          <w:rFonts w:asciiTheme="minorEastAsia" w:hAnsiTheme="minorEastAsia" w:hint="eastAsia"/>
          <w:sz w:val="24"/>
          <w:szCs w:val="24"/>
        </w:rPr>
        <w:t>坐标系）、park变换（两相静止坐标系到两相旋转</w:t>
      </w:r>
      <w:r w:rsidR="005138F3">
        <w:rPr>
          <w:rFonts w:asciiTheme="minorEastAsia" w:hAnsiTheme="minorEastAsia" w:hint="eastAsia"/>
          <w:sz w:val="24"/>
          <w:szCs w:val="24"/>
        </w:rPr>
        <w:t>d</w:t>
      </w:r>
      <w:r w:rsidR="002766F1">
        <w:rPr>
          <w:rFonts w:asciiTheme="minorEastAsia" w:hAnsiTheme="minorEastAsia" w:hint="eastAsia"/>
          <w:sz w:val="24"/>
          <w:szCs w:val="24"/>
        </w:rPr>
        <w:t>-</w:t>
      </w:r>
      <w:r w:rsidR="005138F3">
        <w:rPr>
          <w:rFonts w:asciiTheme="minorEastAsia" w:hAnsiTheme="minorEastAsia" w:hint="eastAsia"/>
          <w:sz w:val="24"/>
          <w:szCs w:val="24"/>
        </w:rPr>
        <w:t>q</w:t>
      </w:r>
      <w:r w:rsidRPr="00C640C2">
        <w:rPr>
          <w:rFonts w:asciiTheme="minorEastAsia" w:hAnsiTheme="minorEastAsia" w:hint="eastAsia"/>
          <w:sz w:val="24"/>
          <w:szCs w:val="24"/>
        </w:rPr>
        <w:t>坐标系）以及反park变换；</w:t>
      </w:r>
    </w:p>
    <w:p w14:paraId="50594C59" w14:textId="77777777" w:rsidR="005D1585" w:rsidRPr="00BA4BF3" w:rsidRDefault="005D1585" w:rsidP="00970219">
      <w:pPr>
        <w:pStyle w:val="3"/>
        <w:rPr>
          <w:rFonts w:ascii="黑体" w:eastAsia="黑体" w:hAnsi="黑体"/>
          <w:sz w:val="24"/>
          <w:szCs w:val="24"/>
        </w:rPr>
      </w:pPr>
      <w:bookmarkStart w:id="38" w:name="_Toc34901655"/>
      <w:r w:rsidRPr="00BA4BF3">
        <w:rPr>
          <w:rFonts w:ascii="黑体" w:eastAsia="黑体" w:hAnsi="黑体" w:hint="eastAsia"/>
          <w:sz w:val="24"/>
          <w:szCs w:val="24"/>
        </w:rPr>
        <w:t xml:space="preserve">2.4.1 </w:t>
      </w:r>
      <w:r w:rsidR="00970219" w:rsidRPr="00BA4BF3">
        <w:rPr>
          <w:rFonts w:ascii="黑体" w:eastAsia="黑体" w:hAnsi="黑体" w:hint="eastAsia"/>
          <w:sz w:val="24"/>
          <w:szCs w:val="24"/>
        </w:rPr>
        <w:t>Clark变换</w:t>
      </w:r>
      <w:bookmarkEnd w:id="38"/>
    </w:p>
    <w:p w14:paraId="0CD2CA60" w14:textId="77777777" w:rsidR="008702AA" w:rsidRDefault="002766F1" w:rsidP="002766F1">
      <w:pPr>
        <w:spacing w:line="360" w:lineRule="auto"/>
        <w:ind w:firstLine="420"/>
        <w:rPr>
          <w:rFonts w:asciiTheme="minorEastAsia" w:hAnsiTheme="minorEastAsia"/>
          <w:sz w:val="24"/>
          <w:szCs w:val="24"/>
        </w:rPr>
      </w:pPr>
      <w:r>
        <w:rPr>
          <w:rFonts w:asciiTheme="minorEastAsia" w:hAnsiTheme="minorEastAsia" w:hint="eastAsia"/>
          <w:sz w:val="24"/>
          <w:szCs w:val="24"/>
        </w:rPr>
        <w:t>在clark变换中，</w:t>
      </w:r>
      <w:r w:rsidR="008702AA">
        <w:rPr>
          <w:rFonts w:asciiTheme="minorEastAsia" w:hAnsiTheme="minorEastAsia" w:hint="eastAsia"/>
          <w:sz w:val="24"/>
          <w:szCs w:val="24"/>
        </w:rPr>
        <w:t>假设两个坐标系原点重合</w:t>
      </w:r>
      <w:r>
        <w:rPr>
          <w:rFonts w:asciiTheme="minorEastAsia" w:hAnsiTheme="minorEastAsia" w:hint="eastAsia"/>
          <w:sz w:val="24"/>
          <w:szCs w:val="24"/>
        </w:rPr>
        <w:t>，</w:t>
      </w:r>
      <w:r w:rsidR="00245A74">
        <w:rPr>
          <w:rFonts w:asciiTheme="minorEastAsia" w:hAnsiTheme="minorEastAsia" w:hint="eastAsia"/>
          <w:sz w:val="24"/>
          <w:szCs w:val="24"/>
        </w:rPr>
        <w:t>三相坐标系的A轴与两相静止坐标系的</w:t>
      </w:r>
      <m:oMath>
        <m:r>
          <m:rPr>
            <m:sty m:val="p"/>
          </m:rPr>
          <w:rPr>
            <w:rFonts w:ascii="Cambria Math" w:hAnsi="Cambria Math"/>
            <w:sz w:val="24"/>
            <w:szCs w:val="24"/>
          </w:rPr>
          <m:t>α</m:t>
        </m:r>
      </m:oMath>
      <w:r w:rsidR="00245A74">
        <w:rPr>
          <w:rFonts w:asciiTheme="minorEastAsia" w:hAnsiTheme="minorEastAsia"/>
          <w:sz w:val="24"/>
          <w:szCs w:val="24"/>
        </w:rPr>
        <w:t>轴重合</w:t>
      </w:r>
      <w:r w:rsidR="00245A74">
        <w:rPr>
          <w:rFonts w:asciiTheme="minorEastAsia" w:hAnsiTheme="minorEastAsia" w:hint="eastAsia"/>
          <w:sz w:val="24"/>
          <w:szCs w:val="24"/>
        </w:rPr>
        <w:t>，并假定三相绕组匝数为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3</m:t>
            </m:r>
          </m:sub>
        </m:sSub>
      </m:oMath>
      <w:r w:rsidR="00245A74">
        <w:rPr>
          <w:rFonts w:asciiTheme="minorEastAsia" w:hAnsiTheme="minorEastAsia" w:hint="eastAsia"/>
          <w:sz w:val="24"/>
          <w:szCs w:val="24"/>
        </w:rPr>
        <w:t>，两相绕组匝数为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00245A74">
        <w:rPr>
          <w:rFonts w:asciiTheme="minorEastAsia" w:hAnsiTheme="minorEastAsia" w:hint="eastAsia"/>
          <w:sz w:val="24"/>
          <w:szCs w:val="24"/>
        </w:rPr>
        <w:t>。</w:t>
      </w:r>
      <w:r w:rsidR="00245A74">
        <w:rPr>
          <w:rFonts w:asciiTheme="minorEastAsia" w:hAnsiTheme="minorEastAsia"/>
          <w:sz w:val="24"/>
          <w:szCs w:val="24"/>
        </w:rPr>
        <w:t>如图</w:t>
      </w:r>
      <w:r w:rsidR="00245A74">
        <w:rPr>
          <w:rFonts w:asciiTheme="minorEastAsia" w:hAnsiTheme="minorEastAsia" w:hint="eastAsia"/>
          <w:sz w:val="24"/>
          <w:szCs w:val="24"/>
        </w:rPr>
        <w:t>2.5所</w:t>
      </w:r>
      <w:r w:rsidR="00245A74">
        <w:rPr>
          <w:rFonts w:asciiTheme="minorEastAsia" w:hAnsiTheme="minorEastAsia" w:hint="eastAsia"/>
          <w:sz w:val="24"/>
          <w:szCs w:val="24"/>
        </w:rPr>
        <w:lastRenderedPageBreak/>
        <w:t>示，将磁动势在</w:t>
      </w:r>
      <m:oMath>
        <m:r>
          <m:rPr>
            <m:sty m:val="p"/>
          </m:rPr>
          <w:rPr>
            <w:rFonts w:ascii="Cambria Math" w:hAnsi="Cambria Math"/>
            <w:sz w:val="24"/>
            <w:szCs w:val="24"/>
          </w:rPr>
          <m:t>α</m:t>
        </m:r>
      </m:oMath>
      <w:r w:rsidR="00245A74">
        <w:rPr>
          <w:rFonts w:asciiTheme="minorEastAsia" w:hAnsiTheme="minorEastAsia"/>
          <w:sz w:val="24"/>
          <w:szCs w:val="24"/>
        </w:rPr>
        <w:t>与</w:t>
      </w:r>
      <m:oMath>
        <m:r>
          <m:rPr>
            <m:sty m:val="p"/>
          </m:rPr>
          <w:rPr>
            <w:rFonts w:ascii="Cambria Math" w:hAnsi="Cambria Math"/>
            <w:sz w:val="24"/>
            <w:szCs w:val="24"/>
          </w:rPr>
          <m:t>β</m:t>
        </m:r>
      </m:oMath>
      <w:r w:rsidR="00245A74">
        <w:rPr>
          <w:rFonts w:asciiTheme="minorEastAsia" w:hAnsiTheme="minorEastAsia"/>
          <w:sz w:val="24"/>
          <w:szCs w:val="24"/>
        </w:rPr>
        <w:t>轴上进行分解</w:t>
      </w:r>
      <w:r w:rsidR="00245A74">
        <w:rPr>
          <w:rFonts w:asciiTheme="minorEastAsia" w:hAnsiTheme="minorEastAsia" w:hint="eastAsia"/>
          <w:sz w:val="24"/>
          <w:szCs w:val="24"/>
        </w:rPr>
        <w:t>，</w:t>
      </w:r>
      <w:r w:rsidR="00245A74">
        <w:rPr>
          <w:rFonts w:asciiTheme="minorEastAsia" w:hAnsiTheme="minorEastAsia"/>
          <w:sz w:val="24"/>
          <w:szCs w:val="24"/>
        </w:rPr>
        <w:t>由磁动势标准定义可知</w:t>
      </w:r>
    </w:p>
    <w:p w14:paraId="0DAA88C3" w14:textId="77777777" w:rsidR="00755CC4" w:rsidRDefault="00587B0A" w:rsidP="00587B0A">
      <w:pPr>
        <w:pStyle w:val="ad"/>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qArr>
          </m:e>
        </m:d>
      </m:oMath>
      <w:r>
        <w:rPr>
          <w:rFonts w:hint="eastAsia"/>
        </w:rPr>
        <w:tab/>
      </w:r>
      <w:r w:rsidR="003F227D">
        <w:rPr>
          <w:rFonts w:hint="eastAsia"/>
        </w:rPr>
        <w:t>（2.10）</w:t>
      </w:r>
    </w:p>
    <w:p w14:paraId="624D6A0B" w14:textId="77777777" w:rsidR="003F227D" w:rsidRDefault="003F227D" w:rsidP="00755CC4">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t>将上式变化成矩阵形式，可得</w:t>
      </w:r>
    </w:p>
    <w:p w14:paraId="4EEA1398" w14:textId="77777777" w:rsidR="0077555D" w:rsidRDefault="00587B0A" w:rsidP="00587B0A">
      <w:pPr>
        <w:pStyle w:val="ad"/>
        <w:rPr>
          <w:noProof/>
        </w:rPr>
      </w:pPr>
      <w:r>
        <w:rPr>
          <w:rFonts w:hint="eastAsia"/>
        </w:rPr>
        <w:tab/>
      </w:r>
      <w:r w:rsidR="00755CC4">
        <w:rPr>
          <w:rFonts w:hint="eastAsia"/>
        </w:rPr>
        <w:t xml:space="preserve">  </w:t>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a</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b</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c</m:t>
                      </m:r>
                    </m:sub>
                  </m:sSub>
                </m:e>
              </m:mr>
            </m:m>
          </m:e>
        </m:d>
      </m:oMath>
      <w:r w:rsidR="0077555D">
        <w:rPr>
          <w:rFonts w:hint="eastAsia"/>
          <w:noProof/>
        </w:rPr>
        <w:t xml:space="preserve">    </w:t>
      </w:r>
      <w:r>
        <w:rPr>
          <w:rFonts w:hint="eastAsia"/>
          <w:noProof/>
        </w:rPr>
        <w:tab/>
      </w:r>
      <w:r w:rsidR="0077555D">
        <w:rPr>
          <w:rFonts w:hint="eastAsia"/>
          <w:noProof/>
        </w:rPr>
        <w:t>（2.11）</w:t>
      </w:r>
    </w:p>
    <w:p w14:paraId="04FE81C5" w14:textId="77777777" w:rsidR="002666F0" w:rsidRDefault="0077555D" w:rsidP="008702AA">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925" w:dyaOrig="6570" w14:anchorId="7E245716">
          <v:shape id="_x0000_i1027" type="#_x0000_t75" style="width:264.25pt;height:239.1pt" o:ole="">
            <v:imagedata r:id="rId26" o:title=""/>
          </v:shape>
          <o:OLEObject Type="Embed" ProgID="Visio.Drawing.15" ShapeID="_x0000_i1027" DrawAspect="Content" ObjectID="_1645864364" r:id="rId27"/>
        </w:object>
      </w:r>
    </w:p>
    <w:p w14:paraId="32C503FC" w14:textId="77777777" w:rsidR="008702AA" w:rsidRDefault="008702AA" w:rsidP="008702AA">
      <w:pPr>
        <w:spacing w:line="360" w:lineRule="auto"/>
        <w:jc w:val="center"/>
        <w:rPr>
          <w:rFonts w:asciiTheme="minorEastAsia" w:hAnsiTheme="minorEastAsia"/>
          <w:noProof/>
          <w:sz w:val="24"/>
          <w:szCs w:val="24"/>
        </w:rPr>
      </w:pPr>
      <w:r>
        <w:rPr>
          <w:rFonts w:asciiTheme="minorEastAsia" w:hAnsiTheme="minorEastAsia" w:hint="eastAsia"/>
          <w:noProof/>
          <w:sz w:val="24"/>
          <w:szCs w:val="24"/>
        </w:rPr>
        <w:t xml:space="preserve">图2.5 </w:t>
      </w:r>
      <w:r w:rsidR="005232A0">
        <w:rPr>
          <w:rFonts w:asciiTheme="minorEastAsia" w:hAnsiTheme="minorEastAsia" w:hint="eastAsia"/>
          <w:noProof/>
          <w:sz w:val="24"/>
          <w:szCs w:val="24"/>
        </w:rPr>
        <w:t>3s/2s</w:t>
      </w:r>
      <w:r w:rsidR="0077555D">
        <w:rPr>
          <w:rFonts w:asciiTheme="minorEastAsia" w:hAnsiTheme="minorEastAsia" w:hint="eastAsia"/>
          <w:noProof/>
          <w:sz w:val="24"/>
          <w:szCs w:val="24"/>
        </w:rPr>
        <w:t>坐标</w:t>
      </w:r>
      <w:r>
        <w:rPr>
          <w:rFonts w:asciiTheme="minorEastAsia" w:hAnsiTheme="minorEastAsia" w:hint="eastAsia"/>
          <w:noProof/>
          <w:sz w:val="24"/>
          <w:szCs w:val="24"/>
        </w:rPr>
        <w:t>变换中合成的磁动势矢量</w:t>
      </w:r>
    </w:p>
    <w:p w14:paraId="4B36B4D6" w14:textId="77777777" w:rsidR="0077555D" w:rsidRDefault="0077555D" w:rsidP="0077555D">
      <w:pPr>
        <w:spacing w:line="360" w:lineRule="auto"/>
        <w:rPr>
          <w:rFonts w:asciiTheme="minorEastAsia" w:hAnsiTheme="minorEastAsia"/>
          <w:noProof/>
          <w:sz w:val="24"/>
          <w:szCs w:val="24"/>
        </w:rPr>
      </w:pPr>
      <w:r>
        <w:rPr>
          <w:rFonts w:asciiTheme="minorEastAsia" w:hAnsiTheme="minorEastAsia" w:hint="eastAsia"/>
          <w:noProof/>
          <w:sz w:val="24"/>
          <w:szCs w:val="24"/>
        </w:rPr>
        <w:tab/>
        <w:t>依据坐标变换前后电机系统的总功率保持不变，</w:t>
      </w:r>
      <w:r w:rsidR="00FC1D60">
        <w:rPr>
          <w:rFonts w:asciiTheme="minorEastAsia" w:hAnsiTheme="minorEastAsia" w:hint="eastAsia"/>
          <w:noProof/>
          <w:sz w:val="24"/>
          <w:szCs w:val="24"/>
        </w:rPr>
        <w:t>此时，可以得到</w:t>
      </w:r>
    </w:p>
    <w:p w14:paraId="0CC44ADD" w14:textId="77777777" w:rsidR="00FC1D60" w:rsidRDefault="00587B0A" w:rsidP="00587B0A">
      <w:pPr>
        <w:pStyle w:val="ad"/>
        <w:rPr>
          <w:noProof/>
        </w:rPr>
      </w:pPr>
      <w:r>
        <w:rPr>
          <w:rFonts w:hint="eastAsia"/>
          <w:noProof/>
        </w:rPr>
        <w:tab/>
      </w:r>
      <m:oMath>
        <m:r>
          <m:rPr>
            <m:sty m:val="p"/>
          </m:rPr>
          <w:rPr>
            <w:rFonts w:ascii="Cambria Math" w:hAnsi="Cambria Math"/>
            <w:noProof/>
          </w:rPr>
          <m:t>P=</m:t>
        </m:r>
        <m:sSub>
          <m:sSubPr>
            <m:ctrlPr>
              <w:rPr>
                <w:rFonts w:ascii="Cambria Math" w:hAnsi="Cambria Math"/>
                <w:noProof/>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c</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β</m:t>
            </m:r>
          </m:sub>
        </m:sSub>
      </m:oMath>
      <w:r w:rsidR="00FC1D60">
        <w:rPr>
          <w:rFonts w:hint="eastAsia"/>
          <w:noProof/>
        </w:rPr>
        <w:t xml:space="preserve">   </w:t>
      </w:r>
      <w:r>
        <w:rPr>
          <w:rFonts w:hint="eastAsia"/>
          <w:noProof/>
        </w:rPr>
        <w:tab/>
      </w:r>
      <w:r w:rsidR="00FC1D60">
        <w:rPr>
          <w:rFonts w:hint="eastAsia"/>
          <w:noProof/>
        </w:rPr>
        <w:t>（2.12）</w:t>
      </w:r>
    </w:p>
    <w:p w14:paraId="6178C0F2" w14:textId="77777777" w:rsidR="00FC1D60" w:rsidRDefault="002766F1" w:rsidP="00FC1D60">
      <w:pPr>
        <w:spacing w:line="360" w:lineRule="auto"/>
        <w:rPr>
          <w:rFonts w:asciiTheme="minorEastAsia" w:hAnsiTheme="minorEastAsia"/>
          <w:noProof/>
          <w:sz w:val="24"/>
          <w:szCs w:val="24"/>
        </w:rPr>
      </w:pPr>
      <w:r>
        <w:rPr>
          <w:rFonts w:asciiTheme="minorEastAsia" w:hAnsiTheme="minorEastAsia" w:hint="eastAsia"/>
          <w:noProof/>
          <w:sz w:val="24"/>
          <w:szCs w:val="24"/>
        </w:rPr>
        <w:t>推导可得</w:t>
      </w:r>
    </w:p>
    <w:p w14:paraId="708EFABF" w14:textId="77777777" w:rsidR="00FC1D60" w:rsidRDefault="00587B0A" w:rsidP="00587B0A">
      <w:pPr>
        <w:pStyle w:val="ad"/>
        <w:rPr>
          <w:noProof/>
        </w:rPr>
      </w:pPr>
      <w:r>
        <w:rPr>
          <w:rFonts w:hint="eastAsia"/>
          <w:noProof/>
        </w:rPr>
        <w:tab/>
      </w:r>
      <m:oMath>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oMath>
      <w:r w:rsidR="00FC1D60">
        <w:rPr>
          <w:rFonts w:hint="eastAsia"/>
          <w:noProof/>
        </w:rPr>
        <w:t xml:space="preserve">      </w:t>
      </w:r>
      <w:r>
        <w:rPr>
          <w:rFonts w:hint="eastAsia"/>
          <w:noProof/>
        </w:rPr>
        <w:tab/>
      </w:r>
      <w:r w:rsidR="00FC1D60">
        <w:rPr>
          <w:rFonts w:hint="eastAsia"/>
          <w:noProof/>
        </w:rPr>
        <w:t>（2.13）</w:t>
      </w:r>
    </w:p>
    <w:p w14:paraId="383674BD" w14:textId="77777777"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3</m:t>
            </m:r>
            <m:r>
              <m:rPr>
                <m:sty m:val="bi"/>
              </m:rPr>
              <w:rPr>
                <w:rFonts w:ascii="Cambria Math" w:hAnsi="Cambria Math"/>
                <w:noProof/>
                <w:sz w:val="24"/>
                <w:szCs w:val="24"/>
              </w:rPr>
              <m:t>s/2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w:t>
      </w:r>
      <w:r w:rsidR="002766F1">
        <w:rPr>
          <w:rFonts w:asciiTheme="minorEastAsia" w:hAnsiTheme="minorEastAsia" w:hint="eastAsia"/>
          <w:noProof/>
          <w:sz w:val="24"/>
          <w:szCs w:val="24"/>
        </w:rPr>
        <w:t xml:space="preserve"> clark变换的</w:t>
      </w:r>
      <w:r>
        <w:rPr>
          <w:rFonts w:asciiTheme="minorEastAsia" w:hAnsiTheme="minorEastAsia" w:hint="eastAsia"/>
          <w:noProof/>
          <w:sz w:val="24"/>
          <w:szCs w:val="24"/>
        </w:rPr>
        <w:t>变换矩阵，则将式（2.13）代入式（2.11）中，得</w:t>
      </w:r>
    </w:p>
    <w:p w14:paraId="1C293A2C" w14:textId="77777777" w:rsidR="00FC1D60" w:rsidRDefault="00587B0A" w:rsidP="00587B0A">
      <w:pPr>
        <w:pStyle w:val="ad"/>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FC1D60">
        <w:rPr>
          <w:rFonts w:hint="eastAsia"/>
          <w:noProof/>
        </w:rPr>
        <w:t xml:space="preserve">  </w:t>
      </w:r>
      <w:r>
        <w:rPr>
          <w:rFonts w:hint="eastAsia"/>
          <w:noProof/>
        </w:rPr>
        <w:tab/>
      </w:r>
      <w:r w:rsidR="00FC1D60">
        <w:rPr>
          <w:rFonts w:hint="eastAsia"/>
          <w:noProof/>
        </w:rPr>
        <w:t>（2.14）</w:t>
      </w:r>
    </w:p>
    <w:p w14:paraId="74A976B5" w14:textId="77777777"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反之</w:t>
      </w:r>
    </w:p>
    <w:p w14:paraId="243BFDF5" w14:textId="77777777" w:rsidR="00FC1D60" w:rsidRDefault="00587B0A" w:rsidP="00587B0A">
      <w:pPr>
        <w:pStyle w:val="ad"/>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/3</m:t>
            </m:r>
            <m:r>
              <m:rPr>
                <m:sty m:val="bi"/>
              </m:rPr>
              <w:rPr>
                <w:rFonts w:ascii="Cambria Math" w:hAnsi="Cambria Math"/>
                <w:noProof/>
              </w:rPr>
              <m:t>s</m:t>
            </m:r>
          </m:sub>
        </m:sSub>
        <m:r>
          <m:rPr>
            <m:sty m:val="b"/>
          </m:rPr>
          <w:rPr>
            <w:rFonts w:ascii="Cambria Math" w:hAnsi="Cambria Math" w:hint="eastAsia"/>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0</m:t>
                  </m:r>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8A51CB">
        <w:rPr>
          <w:rFonts w:hint="eastAsia"/>
          <w:noProof/>
        </w:rPr>
        <w:t xml:space="preserve">   </w:t>
      </w:r>
      <w:r>
        <w:rPr>
          <w:rFonts w:hint="eastAsia"/>
          <w:noProof/>
        </w:rPr>
        <w:tab/>
      </w:r>
      <w:r w:rsidR="008A51CB">
        <w:rPr>
          <w:rFonts w:hint="eastAsia"/>
          <w:noProof/>
        </w:rPr>
        <w:t>（2.15）</w:t>
      </w:r>
    </w:p>
    <w:p w14:paraId="2C8A71C1" w14:textId="77777777" w:rsidR="00970219" w:rsidRPr="00BA4BF3" w:rsidRDefault="00970219" w:rsidP="00970219">
      <w:pPr>
        <w:pStyle w:val="3"/>
        <w:rPr>
          <w:rFonts w:ascii="黑体" w:eastAsia="黑体" w:hAnsi="黑体"/>
          <w:noProof/>
          <w:sz w:val="24"/>
          <w:szCs w:val="24"/>
        </w:rPr>
      </w:pPr>
      <w:bookmarkStart w:id="39" w:name="_Toc34901656"/>
      <w:r w:rsidRPr="00BA4BF3">
        <w:rPr>
          <w:rFonts w:ascii="黑体" w:eastAsia="黑体" w:hAnsi="黑体" w:hint="eastAsia"/>
          <w:noProof/>
          <w:sz w:val="24"/>
          <w:szCs w:val="24"/>
        </w:rPr>
        <w:lastRenderedPageBreak/>
        <w:t>2.4.2 park变换</w:t>
      </w:r>
      <w:bookmarkEnd w:id="39"/>
      <w:r w:rsidR="008A51CB" w:rsidRPr="00BA4BF3">
        <w:rPr>
          <w:rFonts w:ascii="黑体" w:eastAsia="黑体" w:hAnsi="黑体" w:hint="eastAsia"/>
          <w:noProof/>
          <w:sz w:val="24"/>
          <w:szCs w:val="24"/>
        </w:rPr>
        <w:tab/>
      </w:r>
    </w:p>
    <w:p w14:paraId="563AB31B" w14:textId="77777777" w:rsidR="005232A0" w:rsidRPr="005232A0" w:rsidRDefault="002766F1" w:rsidP="00970219">
      <w:pPr>
        <w:spacing w:line="360" w:lineRule="auto"/>
        <w:ind w:firstLine="420"/>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ark变换如图2.6所示，两相旋转坐标系的d-q轴随定子磁场以相同的角速度做同步旋转，q轴超前d轴90°。假定在两相静止坐标系</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Pr>
          <w:rFonts w:asciiTheme="minorEastAsia" w:hAnsiTheme="minorEastAsia"/>
          <w:noProof/>
          <w:sz w:val="24"/>
          <w:szCs w:val="24"/>
        </w:rPr>
        <w:t>中分别施加交变信号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Pr>
          <w:rFonts w:asciiTheme="minorEastAsia" w:hAnsiTheme="minorEastAsia" w:hint="eastAsia"/>
          <w:noProof/>
          <w:sz w:val="24"/>
          <w:szCs w:val="24"/>
        </w:rPr>
        <w:t>，在d-q坐标系施加直流信号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Pr>
          <w:rFonts w:asciiTheme="minorEastAsia" w:hAnsiTheme="minorEastAsia" w:hint="eastAsia"/>
          <w:noProof/>
          <w:sz w:val="24"/>
          <w:szCs w:val="24"/>
        </w:rPr>
        <w:t>，两种</w:t>
      </w:r>
      <w:r w:rsidR="00FC5ACC">
        <w:rPr>
          <w:rFonts w:asciiTheme="minorEastAsia" w:hAnsiTheme="minorEastAsia" w:hint="eastAsia"/>
          <w:noProof/>
          <w:sz w:val="24"/>
          <w:szCs w:val="24"/>
        </w:rPr>
        <w:t>方式将产生</w:t>
      </w:r>
      <w:r w:rsidR="00D00A91">
        <w:rPr>
          <w:rFonts w:asciiTheme="minorEastAsia" w:hAnsiTheme="minorEastAsia" w:hint="eastAsia"/>
          <w:noProof/>
          <w:sz w:val="24"/>
          <w:szCs w:val="24"/>
        </w:rPr>
        <w:t>以相同转速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旋转的</w:t>
      </w:r>
      <w:r w:rsidR="00FC5ACC">
        <w:rPr>
          <w:rFonts w:asciiTheme="minorEastAsia" w:hAnsiTheme="minorEastAsia" w:hint="eastAsia"/>
          <w:noProof/>
          <w:sz w:val="24"/>
          <w:szCs w:val="24"/>
        </w:rPr>
        <w:t>磁动势</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361862">
        <w:rPr>
          <w:rFonts w:asciiTheme="minorEastAsia" w:hAnsiTheme="minorEastAsia" w:hint="eastAsia"/>
          <w:noProof/>
          <w:sz w:val="24"/>
          <w:szCs w:val="24"/>
        </w:rPr>
        <w:t>。</w:t>
      </w:r>
      <w:r w:rsidR="00D00A91">
        <w:rPr>
          <w:rFonts w:asciiTheme="minorEastAsia" w:hAnsiTheme="minorEastAsia" w:hint="eastAsia"/>
          <w:noProof/>
          <w:sz w:val="24"/>
          <w:szCs w:val="24"/>
        </w:rPr>
        <w:t>d、q轴以及矢量</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D00A91">
        <w:rPr>
          <w:rFonts w:asciiTheme="minorEastAsia" w:hAnsiTheme="minorEastAsia" w:hint="eastAsia"/>
          <w:noProof/>
          <w:sz w:val="24"/>
          <w:szCs w:val="24"/>
        </w:rPr>
        <w:t>都以转速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旋转，此过程中分量</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D00A91">
        <w:rPr>
          <w:rFonts w:asciiTheme="minorEastAsia" w:hAnsiTheme="minorEastAsia"/>
          <w:noProof/>
          <w:sz w:val="24"/>
          <w:szCs w:val="24"/>
        </w:rPr>
        <w:t>保持不变</w:t>
      </w:r>
      <w:r w:rsidR="00D00A91">
        <w:rPr>
          <w:rFonts w:asciiTheme="minorEastAsia" w:hAnsiTheme="minorEastAsia" w:hint="eastAsia"/>
          <w:noProof/>
          <w:sz w:val="24"/>
          <w:szCs w:val="24"/>
        </w:rPr>
        <w:t>，</w:t>
      </w:r>
      <w:r w:rsidR="00D00A91">
        <w:rPr>
          <w:rFonts w:asciiTheme="minorEastAsia" w:hAnsiTheme="minorEastAsia"/>
          <w:noProof/>
          <w:sz w:val="24"/>
          <w:szCs w:val="24"/>
        </w:rPr>
        <w:t>相当于</w:t>
      </w:r>
      <w:r w:rsidR="00D00A91">
        <w:rPr>
          <w:rFonts w:asciiTheme="minorEastAsia" w:hAnsiTheme="minorEastAsia" w:hint="eastAsia"/>
          <w:noProof/>
          <w:sz w:val="24"/>
          <w:szCs w:val="24"/>
        </w:rPr>
        <w:t>d、q绕组的直流磁动势；</w:t>
      </w:r>
      <w:r w:rsidR="005232A0">
        <w:rPr>
          <w:rFonts w:asciiTheme="minorEastAsia" w:hAnsiTheme="minorEastAsia" w:hint="eastAsia"/>
          <w:noProof/>
          <w:sz w:val="24"/>
          <w:szCs w:val="24"/>
        </w:rPr>
        <w:t>但是</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hint="eastAsia"/>
          <w:noProof/>
          <w:sz w:val="24"/>
          <w:szCs w:val="24"/>
        </w:rPr>
        <w:t>轴是静止的，</w:t>
      </w:r>
      <m:oMath>
        <m:r>
          <m:rPr>
            <m:sty m:val="p"/>
          </m:rPr>
          <w:rPr>
            <w:rFonts w:ascii="Cambria Math" w:hAnsi="Cambria Math"/>
            <w:sz w:val="24"/>
            <w:szCs w:val="24"/>
          </w:rPr>
          <m:t>α</m:t>
        </m:r>
      </m:oMath>
      <w:r w:rsidR="005232A0">
        <w:rPr>
          <w:rFonts w:asciiTheme="minorEastAsia" w:hAnsiTheme="minorEastAsia" w:hint="eastAsia"/>
          <w:noProof/>
          <w:sz w:val="24"/>
          <w:szCs w:val="24"/>
        </w:rPr>
        <w:t>与d轴之间的夹角</w:t>
      </w:r>
      <m:oMath>
        <m:r>
          <m:rPr>
            <m:sty m:val="p"/>
          </m:rPr>
          <w:rPr>
            <w:rFonts w:ascii="Cambria Math" w:hAnsi="Cambria Math"/>
            <w:noProof/>
            <w:sz w:val="24"/>
            <w:szCs w:val="24"/>
          </w:rPr>
          <m:t>φ</m:t>
        </m:r>
      </m:oMath>
      <w:r w:rsidR="005232A0">
        <w:rPr>
          <w:rFonts w:asciiTheme="minorEastAsia" w:hAnsiTheme="minorEastAsia"/>
          <w:noProof/>
          <w:sz w:val="24"/>
          <w:szCs w:val="24"/>
        </w:rPr>
        <w:t>随时间变化而变化</w:t>
      </w:r>
      <w:r w:rsidR="005232A0">
        <w:rPr>
          <w:rFonts w:asciiTheme="minorEastAsia" w:hAnsiTheme="minorEastAsia" w:hint="eastAsia"/>
          <w:noProof/>
          <w:sz w:val="24"/>
          <w:szCs w:val="24"/>
        </w:rPr>
        <w:t>，</w:t>
      </w:r>
      <w:r w:rsidR="005232A0">
        <w:rPr>
          <w:rFonts w:asciiTheme="minorEastAsia" w:hAnsiTheme="minorEastAsia"/>
          <w:noProof/>
          <w:sz w:val="24"/>
          <w:szCs w:val="24"/>
        </w:rPr>
        <w:t>所以</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5232A0" w:rsidRPr="005232A0">
        <w:rPr>
          <w:rFonts w:asciiTheme="minorEastAsia" w:hAnsiTheme="minorEastAsia" w:hint="eastAsia"/>
          <w:noProof/>
          <w:sz w:val="24"/>
          <w:szCs w:val="24"/>
        </w:rPr>
        <w:t>在</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noProof/>
          <w:sz w:val="24"/>
          <w:szCs w:val="24"/>
        </w:rPr>
        <w:t>轴上的分量也随时间变化</w:t>
      </w:r>
      <w:r w:rsidR="005232A0">
        <w:rPr>
          <w:rFonts w:asciiTheme="minorEastAsia" w:hAnsiTheme="minorEastAsia" w:hint="eastAsia"/>
          <w:noProof/>
          <w:sz w:val="24"/>
          <w:szCs w:val="24"/>
        </w:rPr>
        <w:t>，</w:t>
      </w:r>
      <w:r w:rsidR="005232A0">
        <w:rPr>
          <w:rFonts w:asciiTheme="minorEastAsia" w:hAnsiTheme="minorEastAsia"/>
          <w:noProof/>
          <w:sz w:val="24"/>
          <w:szCs w:val="24"/>
        </w:rPr>
        <w:t>相当于绕组交流磁动势的瞬时值</w:t>
      </w:r>
      <w:r w:rsidR="005232A0">
        <w:rPr>
          <w:rFonts w:asciiTheme="minorEastAsia" w:hAnsiTheme="minorEastAsia" w:hint="eastAsia"/>
          <w:noProof/>
          <w:sz w:val="24"/>
          <w:szCs w:val="24"/>
        </w:rPr>
        <w:t>。</w:t>
      </w:r>
      <w:r w:rsidR="005232A0">
        <w:rPr>
          <w:rFonts w:asciiTheme="minorEastAsia" w:hAnsiTheme="minorEastAsia"/>
          <w:noProof/>
          <w:sz w:val="24"/>
          <w:szCs w:val="24"/>
        </w:rPr>
        <w:t>由图可知</w:t>
      </w:r>
      <w:r w:rsidR="005232A0">
        <w:rPr>
          <w:rFonts w:asciiTheme="minorEastAsia" w:hAnsiTheme="minorEastAsia" w:hint="eastAsia"/>
          <w:noProof/>
          <w:sz w:val="24"/>
          <w:szCs w:val="24"/>
        </w:rPr>
        <w:t>，</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5232A0">
        <w:rPr>
          <w:rFonts w:asciiTheme="minorEastAsia" w:hAnsiTheme="minorEastAsia"/>
          <w:noProof/>
          <w:sz w:val="24"/>
          <w:szCs w:val="24"/>
        </w:rPr>
        <w:t>与</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5232A0">
        <w:rPr>
          <w:rFonts w:asciiTheme="minorEastAsia" w:hAnsiTheme="minorEastAsia"/>
          <w:noProof/>
          <w:sz w:val="24"/>
          <w:szCs w:val="24"/>
        </w:rPr>
        <w:t>的关系可表示为</w:t>
      </w:r>
      <w:r w:rsidR="005232A0">
        <w:rPr>
          <w:rFonts w:asciiTheme="minorEastAsia" w:hAnsiTheme="minorEastAsia" w:hint="eastAsia"/>
          <w:noProof/>
          <w:sz w:val="24"/>
          <w:szCs w:val="24"/>
        </w:rPr>
        <w:t>：</w:t>
      </w:r>
    </w:p>
    <w:p w14:paraId="24F60347" w14:textId="77777777" w:rsidR="005232A0" w:rsidRDefault="009F66C3" w:rsidP="005232A0">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250" w:dyaOrig="3870" w14:anchorId="532DD73C">
          <v:shape id="_x0000_i1028" type="#_x0000_t75" style="width:233.65pt;height:172.55pt" o:ole="">
            <v:imagedata r:id="rId28" o:title=""/>
          </v:shape>
          <o:OLEObject Type="Embed" ProgID="Visio.Drawing.15" ShapeID="_x0000_i1028" DrawAspect="Content" ObjectID="_1645864365" r:id="rId29"/>
        </w:object>
      </w:r>
    </w:p>
    <w:p w14:paraId="0CE886EC" w14:textId="77777777" w:rsidR="005232A0" w:rsidRPr="00407C4E" w:rsidRDefault="005232A0" w:rsidP="005232A0">
      <w:pPr>
        <w:spacing w:line="360" w:lineRule="auto"/>
        <w:jc w:val="center"/>
        <w:rPr>
          <w:rFonts w:asciiTheme="minorEastAsia" w:hAnsiTheme="minorEastAsia"/>
          <w:b/>
          <w:noProof/>
          <w:szCs w:val="21"/>
        </w:rPr>
      </w:pPr>
      <w:r w:rsidRPr="00407C4E">
        <w:rPr>
          <w:rFonts w:asciiTheme="minorEastAsia" w:hAnsiTheme="minorEastAsia" w:hint="eastAsia"/>
          <w:b/>
          <w:noProof/>
          <w:szCs w:val="21"/>
        </w:rPr>
        <w:t>图2.6 2s/2r坐标变换中合成的磁动势矢量</w:t>
      </w:r>
    </w:p>
    <w:p w14:paraId="4F8CD430" w14:textId="77777777" w:rsidR="005232A0" w:rsidRDefault="00587B0A" w:rsidP="00587B0A">
      <w:pPr>
        <w:pStyle w:val="ad"/>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cosφ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sinφ</m:t>
                </m:r>
              </m:e>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sinφ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cosφ</m:t>
                </m:r>
              </m:e>
            </m:eqArr>
          </m:e>
        </m:d>
      </m:oMath>
      <w:r w:rsidR="005232A0">
        <w:rPr>
          <w:rFonts w:hint="eastAsia"/>
          <w:noProof/>
        </w:rPr>
        <w:t xml:space="preserve">   </w:t>
      </w:r>
      <w:r>
        <w:rPr>
          <w:rFonts w:hint="eastAsia"/>
          <w:noProof/>
        </w:rPr>
        <w:tab/>
      </w:r>
      <w:r w:rsidR="005232A0">
        <w:rPr>
          <w:rFonts w:hint="eastAsia"/>
          <w:noProof/>
        </w:rPr>
        <w:t>（2.16）</w:t>
      </w:r>
    </w:p>
    <w:p w14:paraId="68B52813" w14:textId="77777777"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写成矩阵相似，得</w:t>
      </w:r>
    </w:p>
    <w:p w14:paraId="08CF5DA9" w14:textId="77777777" w:rsidR="00FC2F4A" w:rsidRDefault="00587B0A" w:rsidP="00587B0A">
      <w:pPr>
        <w:pStyle w:val="ad"/>
        <w:rPr>
          <w:noProof/>
        </w:rPr>
      </w:pPr>
      <w:r>
        <w:rPr>
          <w:rFonts w:hint="eastAsia"/>
          <w:noProof/>
        </w:rPr>
        <w:tab/>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e>
              </m:mr>
            </m:m>
          </m:e>
        </m:d>
      </m:oMath>
      <w:r w:rsidR="006F1307">
        <w:rPr>
          <w:rFonts w:hint="eastAsia"/>
          <w:noProof/>
        </w:rPr>
        <w:t xml:space="preserve">      </w:t>
      </w:r>
      <w:r>
        <w:rPr>
          <w:rFonts w:hint="eastAsia"/>
          <w:noProof/>
        </w:rPr>
        <w:tab/>
      </w:r>
      <w:r w:rsidR="006F1307">
        <w:rPr>
          <w:rFonts w:hint="eastAsia"/>
          <w:noProof/>
        </w:rPr>
        <w:t>（2.17）</w:t>
      </w:r>
    </w:p>
    <w:p w14:paraId="1648E06F" w14:textId="77777777"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2</m:t>
            </m:r>
            <m:r>
              <m:rPr>
                <m:sty m:val="bi"/>
              </m:rPr>
              <w:rPr>
                <w:rFonts w:ascii="Cambria Math" w:hAnsi="Cambria Math" w:hint="eastAsia"/>
                <w:noProof/>
                <w:sz w:val="24"/>
                <w:szCs w:val="24"/>
              </w:rPr>
              <m:t>r</m:t>
            </m:r>
            <m:r>
              <m:rPr>
                <m:sty m:val="bi"/>
              </m:rPr>
              <w:rPr>
                <w:rFonts w:ascii="Cambria Math" w:hAnsi="Cambria Math"/>
                <w:noProof/>
                <w:sz w:val="24"/>
                <w:szCs w:val="24"/>
              </w:rPr>
              <m:t>/2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 park</w:t>
      </w:r>
      <w:r w:rsidR="00FC2F4A">
        <w:rPr>
          <w:rFonts w:asciiTheme="minorEastAsia" w:hAnsiTheme="minorEastAsia" w:hint="eastAsia"/>
          <w:noProof/>
          <w:sz w:val="24"/>
          <w:szCs w:val="24"/>
        </w:rPr>
        <w:t>逆</w:t>
      </w:r>
      <w:r>
        <w:rPr>
          <w:rFonts w:asciiTheme="minorEastAsia" w:hAnsiTheme="minorEastAsia" w:hint="eastAsia"/>
          <w:noProof/>
          <w:sz w:val="24"/>
          <w:szCs w:val="24"/>
        </w:rPr>
        <w:t>变换的变换矩阵，则</w:t>
      </w:r>
    </w:p>
    <w:p w14:paraId="04D6B31B" w14:textId="77777777" w:rsidR="006F1307" w:rsidRDefault="00587B0A" w:rsidP="00587B0A">
      <w:pPr>
        <w:pStyle w:val="ad"/>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Pr>
          <w:rFonts w:hint="eastAsia"/>
          <w:noProof/>
        </w:rPr>
        <w:tab/>
      </w:r>
      <w:r w:rsidR="00FC2F4A">
        <w:rPr>
          <w:rFonts w:hint="eastAsia"/>
          <w:noProof/>
        </w:rPr>
        <w:t>（2.18）</w:t>
      </w:r>
    </w:p>
    <w:p w14:paraId="3BA1CFCD" w14:textId="77777777" w:rsidR="00FC2F4A" w:rsidRDefault="00FC2F4A" w:rsidP="00FC2F4A">
      <w:pPr>
        <w:spacing w:line="360" w:lineRule="auto"/>
        <w:rPr>
          <w:rFonts w:asciiTheme="minorEastAsia" w:hAnsiTheme="minorEastAsia"/>
          <w:noProof/>
          <w:sz w:val="24"/>
          <w:szCs w:val="24"/>
        </w:rPr>
      </w:pPr>
      <w:r>
        <w:rPr>
          <w:rFonts w:asciiTheme="minorEastAsia" w:hAnsiTheme="minorEastAsia" w:hint="eastAsia"/>
          <w:noProof/>
          <w:sz w:val="24"/>
          <w:szCs w:val="24"/>
        </w:rPr>
        <w:t>所以</w:t>
      </w:r>
    </w:p>
    <w:p w14:paraId="49ADBFC4" w14:textId="77777777" w:rsidR="00FC2F4A" w:rsidRDefault="00587B0A" w:rsidP="00587B0A">
      <w:pPr>
        <w:pStyle w:val="ad"/>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r</m:t>
            </m:r>
          </m:sub>
        </m:sSub>
        <m:r>
          <m:rPr>
            <m:sty m:val="b"/>
          </m:rPr>
          <w:rPr>
            <w:rFonts w:ascii="Cambria Math" w:hAnsi="Cambria Math"/>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w:rPr>
                      <w:rFonts w:ascii="Cambria Math" w:hAnsi="Cambria Math" w:hint="eastAsia"/>
                      <w:noProof/>
                    </w:rPr>
                    <m:t>sin</m:t>
                  </m:r>
                  <m:r>
                    <w:rPr>
                      <w:rFonts w:ascii="Cambria Math" w:hAnsi="Cambria Math"/>
                      <w:noProof/>
                    </w:rPr>
                    <m:t>φ</m:t>
                  </m:r>
                </m:e>
              </m:mr>
              <m:mr>
                <m:e>
                  <m:r>
                    <m:rPr>
                      <m:sty m:val="p"/>
                    </m:rPr>
                    <w:rPr>
                      <w:rFonts w:ascii="Cambria Math" w:hAnsi="Cambria Math"/>
                      <w:noProof/>
                    </w:rPr>
                    <m:t>-</m:t>
                  </m:r>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sidR="00755CC4">
        <w:rPr>
          <w:rFonts w:hint="eastAsia"/>
          <w:noProof/>
        </w:rPr>
        <w:t xml:space="preserve">      </w:t>
      </w:r>
      <w:r>
        <w:rPr>
          <w:rFonts w:hint="eastAsia"/>
          <w:noProof/>
        </w:rPr>
        <w:tab/>
      </w:r>
      <w:r w:rsidR="00FC2F4A">
        <w:rPr>
          <w:rFonts w:hint="eastAsia"/>
          <w:noProof/>
        </w:rPr>
        <w:t>（2.19）</w:t>
      </w:r>
    </w:p>
    <w:p w14:paraId="29A2A94E" w14:textId="77777777" w:rsidR="006F1307" w:rsidRDefault="00FC2F4A"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综上所述，坐标变换的基本思路就是以产生相同的旋转磁动势为依据，在三相定子绕组中通入交流信号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hint="eastAsia"/>
                <w:noProof/>
                <w:sz w:val="24"/>
                <w:szCs w:val="24"/>
              </w:rPr>
              <m:t>b</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oMath>
      <w:r>
        <w:rPr>
          <w:rFonts w:asciiTheme="minorEastAsia" w:hAnsiTheme="minorEastAsia" w:hint="eastAsia"/>
          <w:noProof/>
          <w:sz w:val="24"/>
          <w:szCs w:val="24"/>
        </w:rPr>
        <w:t>，经过</w:t>
      </w:r>
      <w:r w:rsidR="00A51529">
        <w:rPr>
          <w:rFonts w:asciiTheme="minorEastAsia" w:hAnsiTheme="minorEastAsia" w:hint="eastAsia"/>
          <w:noProof/>
          <w:sz w:val="24"/>
          <w:szCs w:val="24"/>
        </w:rPr>
        <w:t>clark</w:t>
      </w:r>
      <w:r>
        <w:rPr>
          <w:rFonts w:asciiTheme="minorEastAsia" w:hAnsiTheme="minorEastAsia" w:hint="eastAsia"/>
          <w:noProof/>
          <w:sz w:val="24"/>
          <w:szCs w:val="24"/>
        </w:rPr>
        <w:t>变化可以</w:t>
      </w:r>
      <w:r w:rsidR="007555C3">
        <w:rPr>
          <w:rFonts w:asciiTheme="minorEastAsia" w:hAnsiTheme="minorEastAsia" w:hint="eastAsia"/>
          <w:noProof/>
          <w:sz w:val="24"/>
          <w:szCs w:val="24"/>
        </w:rPr>
        <w:t>将</w:t>
      </w:r>
      <w:r>
        <w:rPr>
          <w:rFonts w:asciiTheme="minorEastAsia" w:hAnsiTheme="minorEastAsia" w:hint="eastAsia"/>
          <w:noProof/>
          <w:sz w:val="24"/>
          <w:szCs w:val="24"/>
        </w:rPr>
        <w:t>此信号等效为</w:t>
      </w:r>
      <w:r w:rsidR="00A51529">
        <w:rPr>
          <w:rFonts w:asciiTheme="minorEastAsia" w:hAnsiTheme="minorEastAsia" w:hint="eastAsia"/>
          <w:noProof/>
          <w:sz w:val="24"/>
          <w:szCs w:val="24"/>
        </w:rPr>
        <w:t>两</w:t>
      </w:r>
      <w:r w:rsidR="00A51529">
        <w:rPr>
          <w:rFonts w:asciiTheme="minorEastAsia" w:hAnsiTheme="minorEastAsia" w:hint="eastAsia"/>
          <w:noProof/>
          <w:sz w:val="24"/>
          <w:szCs w:val="24"/>
        </w:rPr>
        <w:lastRenderedPageBreak/>
        <w:t>相静止坐标系中的交流信号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在经过</w:t>
      </w:r>
      <w:r w:rsidR="00A51529">
        <w:rPr>
          <w:rFonts w:asciiTheme="minorEastAsia" w:hAnsiTheme="minorEastAsia" w:hint="eastAsia"/>
          <w:noProof/>
          <w:sz w:val="24"/>
          <w:szCs w:val="24"/>
        </w:rPr>
        <w:t>p</w:t>
      </w:r>
      <w:r w:rsidR="00A51529">
        <w:rPr>
          <w:rFonts w:asciiTheme="minorEastAsia" w:hAnsiTheme="minorEastAsia"/>
          <w:noProof/>
          <w:sz w:val="24"/>
          <w:szCs w:val="24"/>
        </w:rPr>
        <w:t>ark变换可以等效为同步旋转坐标系中的直流信号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将上述关系可以表示为图</w:t>
      </w:r>
      <w:r w:rsidR="00A51529">
        <w:rPr>
          <w:rFonts w:asciiTheme="minorEastAsia" w:hAnsiTheme="minorEastAsia" w:hint="eastAsia"/>
          <w:noProof/>
          <w:sz w:val="24"/>
          <w:szCs w:val="24"/>
        </w:rPr>
        <w:t>2.7所示的等效结构。</w:t>
      </w:r>
    </w:p>
    <w:p w14:paraId="6045ECC7" w14:textId="77777777" w:rsidR="001552A5" w:rsidRDefault="002E7B95" w:rsidP="006F1307">
      <w:pPr>
        <w:spacing w:line="360" w:lineRule="auto"/>
        <w:rPr>
          <w:rFonts w:asciiTheme="minorEastAsia" w:hAnsiTheme="minorEastAsia"/>
          <w:noProof/>
          <w:sz w:val="24"/>
          <w:szCs w:val="24"/>
        </w:rPr>
      </w:pPr>
      <w:r>
        <w:rPr>
          <w:rFonts w:asciiTheme="minorEastAsia" w:hAnsiTheme="minorEastAsia"/>
          <w:noProof/>
          <w:sz w:val="24"/>
          <w:szCs w:val="24"/>
        </w:rPr>
        <w:object w:dxaOrig="5415" w:dyaOrig="2595" w14:anchorId="20A6F689">
          <v:shape id="_x0000_i1029" type="#_x0000_t75" style="width:406.2pt;height:194.95pt" o:ole="">
            <v:imagedata r:id="rId30" o:title=""/>
          </v:shape>
          <o:OLEObject Type="Embed" ProgID="Visio.Drawing.15" ShapeID="_x0000_i1029" DrawAspect="Content" ObjectID="_1645864366" r:id="rId31"/>
        </w:object>
      </w:r>
    </w:p>
    <w:p w14:paraId="75996728" w14:textId="77777777" w:rsidR="001552A5" w:rsidRPr="00407C4E" w:rsidRDefault="001552A5" w:rsidP="001552A5">
      <w:pPr>
        <w:spacing w:line="360" w:lineRule="auto"/>
        <w:jc w:val="center"/>
        <w:rPr>
          <w:rFonts w:asciiTheme="minorEastAsia" w:hAnsiTheme="minorEastAsia"/>
          <w:b/>
          <w:noProof/>
          <w:szCs w:val="21"/>
        </w:rPr>
      </w:pPr>
      <w:r w:rsidRPr="00407C4E">
        <w:rPr>
          <w:rFonts w:asciiTheme="minorEastAsia" w:hAnsiTheme="minorEastAsia"/>
          <w:b/>
          <w:noProof/>
          <w:szCs w:val="21"/>
        </w:rPr>
        <w:t>图</w:t>
      </w:r>
      <w:r w:rsidRPr="00407C4E">
        <w:rPr>
          <w:rFonts w:asciiTheme="minorEastAsia" w:hAnsiTheme="minorEastAsia" w:hint="eastAsia"/>
          <w:b/>
          <w:noProof/>
          <w:szCs w:val="21"/>
        </w:rPr>
        <w:t>2.7 PMSM坐标变换结构图</w:t>
      </w:r>
    </w:p>
    <w:p w14:paraId="191753B5" w14:textId="77777777" w:rsidR="00742755" w:rsidRPr="00BA4BF3" w:rsidRDefault="00742755" w:rsidP="00970219">
      <w:pPr>
        <w:pStyle w:val="2"/>
        <w:rPr>
          <w:rFonts w:ascii="黑体" w:hAnsi="黑体"/>
          <w:noProof/>
          <w:sz w:val="28"/>
          <w:szCs w:val="28"/>
        </w:rPr>
      </w:pPr>
      <w:bookmarkStart w:id="40" w:name="_Toc34901657"/>
      <w:r w:rsidRPr="00BA4BF3">
        <w:rPr>
          <w:rFonts w:ascii="黑体" w:hAnsi="黑体" w:hint="eastAsia"/>
          <w:noProof/>
          <w:sz w:val="28"/>
          <w:szCs w:val="28"/>
        </w:rPr>
        <w:t>2.</w:t>
      </w:r>
      <w:r w:rsidR="00970219" w:rsidRPr="00BA4BF3">
        <w:rPr>
          <w:rFonts w:ascii="黑体" w:hAnsi="黑体" w:hint="eastAsia"/>
          <w:noProof/>
          <w:sz w:val="28"/>
          <w:szCs w:val="28"/>
        </w:rPr>
        <w:t>5</w:t>
      </w:r>
      <w:r w:rsidRPr="00BA4BF3">
        <w:rPr>
          <w:rFonts w:ascii="黑体" w:hAnsi="黑体" w:hint="eastAsia"/>
          <w:noProof/>
          <w:sz w:val="28"/>
          <w:szCs w:val="28"/>
        </w:rPr>
        <w:t xml:space="preserve"> 两相旋转坐标系下PMSM数学模型</w:t>
      </w:r>
      <w:bookmarkEnd w:id="40"/>
    </w:p>
    <w:p w14:paraId="2EF30911" w14:textId="77777777" w:rsidR="00742755" w:rsidRDefault="00742755" w:rsidP="00742755">
      <w:pPr>
        <w:spacing w:line="360" w:lineRule="auto"/>
        <w:rPr>
          <w:rFonts w:asciiTheme="minorEastAsia" w:hAnsiTheme="minorEastAsia"/>
          <w:sz w:val="24"/>
          <w:szCs w:val="24"/>
        </w:rPr>
      </w:pPr>
      <w:r>
        <w:rPr>
          <w:rFonts w:asciiTheme="minorEastAsia" w:hAnsiTheme="minorEastAsia" w:hint="eastAsia"/>
          <w:noProof/>
          <w:sz w:val="24"/>
          <w:szCs w:val="24"/>
        </w:rPr>
        <w:tab/>
        <w:t>为便于后期控制器的设计，通常选取在d-q坐标系下建立电机模型。本文</w:t>
      </w:r>
      <w:r>
        <w:rPr>
          <w:rFonts w:asciiTheme="minorEastAsia" w:hAnsiTheme="minorEastAsia" w:hint="eastAsia"/>
          <w:sz w:val="24"/>
          <w:szCs w:val="24"/>
        </w:rPr>
        <w:t>基于三相表贴式PMSM</w:t>
      </w:r>
      <w:r w:rsidR="007555C3">
        <w:rPr>
          <w:rFonts w:asciiTheme="minorEastAsia" w:hAnsiTheme="minorEastAsia" w:hint="eastAsia"/>
          <w:sz w:val="24"/>
          <w:szCs w:val="24"/>
        </w:rPr>
        <w:t>建立电机模型。根据三相表贴式永磁同步电机的特性，其定子电感</w:t>
      </w:r>
      <w:r>
        <w:rPr>
          <w:rFonts w:asciiTheme="minorEastAsia" w:hAnsiTheme="minorEastAsia" w:hint="eastAsia"/>
          <w:sz w:val="24"/>
          <w:szCs w:val="24"/>
        </w:rPr>
        <w:t>等于交、直（d-q）轴的电感分量，即</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q</m:t>
            </m:r>
          </m:sub>
        </m:sSub>
      </m:oMath>
      <w:r>
        <w:rPr>
          <w:rFonts w:asciiTheme="minorEastAsia" w:hAnsiTheme="minorEastAsia" w:hint="eastAsia"/>
          <w:sz w:val="24"/>
          <w:szCs w:val="24"/>
        </w:rPr>
        <w:t>，在同步旋转坐标系下，PMSM的电压方程为</w:t>
      </w:r>
    </w:p>
    <w:p w14:paraId="3CAFA180" w14:textId="77777777" w:rsidR="00742755" w:rsidRDefault="00587B0A" w:rsidP="00587B0A">
      <w:pPr>
        <w:pStyle w:val="ad"/>
        <w:rPr>
          <w:noProof/>
        </w:rPr>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d</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q</m:t>
                    </m:r>
                  </m:sub>
                </m:sSub>
              </m:e>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q</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d</m:t>
                    </m:r>
                  </m:sub>
                </m:sSub>
              </m:e>
            </m:eqArr>
          </m:e>
        </m:d>
      </m:oMath>
      <w:r w:rsidR="00300649">
        <w:rPr>
          <w:rFonts w:hint="eastAsia"/>
          <w:noProof/>
        </w:rPr>
        <w:t xml:space="preserve">  </w:t>
      </w:r>
      <w:r>
        <w:rPr>
          <w:rFonts w:hint="eastAsia"/>
          <w:noProof/>
        </w:rPr>
        <w:tab/>
      </w:r>
      <w:r w:rsidR="00300649">
        <w:rPr>
          <w:rFonts w:hint="eastAsia"/>
          <w:noProof/>
        </w:rPr>
        <w:t>（2.20）</w:t>
      </w:r>
    </w:p>
    <w:p w14:paraId="38D37A8D" w14:textId="77777777"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q</m:t>
            </m:r>
          </m:sub>
        </m:sSub>
      </m:oMath>
      <w:r>
        <w:rPr>
          <w:rFonts w:asciiTheme="minorEastAsia" w:hAnsiTheme="minorEastAsia"/>
          <w:noProof/>
          <w:sz w:val="24"/>
          <w:szCs w:val="24"/>
        </w:rPr>
        <w:t>分别为</w:t>
      </w:r>
      <w:r>
        <w:rPr>
          <w:rFonts w:asciiTheme="minorEastAsia" w:hAnsiTheme="minorEastAsia" w:hint="eastAsia"/>
          <w:noProof/>
          <w:sz w:val="24"/>
          <w:szCs w:val="24"/>
        </w:rPr>
        <w:t>PMSM定子电压、电子电流以及磁链在d-q坐标轴上的分量；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e</m:t>
            </m:r>
          </m:sub>
        </m:sSub>
      </m:oMath>
      <w:r>
        <w:rPr>
          <w:rFonts w:asciiTheme="minorEastAsia" w:hAnsiTheme="minorEastAsia"/>
          <w:noProof/>
          <w:sz w:val="24"/>
          <w:szCs w:val="24"/>
        </w:rPr>
        <w:t>为电角速度</w:t>
      </w:r>
      <w:r>
        <w:rPr>
          <w:rFonts w:asciiTheme="minorEastAsia" w:hAnsiTheme="minorEastAsia" w:hint="eastAsia"/>
          <w:noProof/>
          <w:sz w:val="24"/>
          <w:szCs w:val="24"/>
        </w:rPr>
        <w:t>。</w:t>
      </w:r>
    </w:p>
    <w:p w14:paraId="24113EE7" w14:textId="77777777"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磁链方程可表示为</w:t>
      </w:r>
    </w:p>
    <w:p w14:paraId="44A6E8ED" w14:textId="77777777" w:rsidR="00300649" w:rsidRDefault="00587B0A" w:rsidP="00587B0A">
      <w:pPr>
        <w:pStyle w:val="ad"/>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e>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qArr>
          </m:e>
        </m:d>
      </m:oMath>
      <w:r w:rsidR="00300649">
        <w:rPr>
          <w:rFonts w:hint="eastAsia"/>
          <w:noProof/>
        </w:rPr>
        <w:t xml:space="preserve">        </w:t>
      </w:r>
      <w:r>
        <w:rPr>
          <w:rFonts w:hint="eastAsia"/>
          <w:noProof/>
        </w:rPr>
        <w:tab/>
      </w:r>
      <w:r w:rsidR="00300649">
        <w:rPr>
          <w:rFonts w:hint="eastAsia"/>
          <w:noProof/>
        </w:rPr>
        <w:t>（2.21）</w:t>
      </w:r>
    </w:p>
    <w:p w14:paraId="5242B11A" w14:textId="77777777"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Pr>
          <w:rFonts w:asciiTheme="minorEastAsia" w:hAnsiTheme="minorEastAsia"/>
          <w:noProof/>
          <w:sz w:val="24"/>
          <w:szCs w:val="24"/>
        </w:rPr>
        <w:t>为电机转子永磁体磁链</w:t>
      </w:r>
      <w:r>
        <w:rPr>
          <w:rFonts w:asciiTheme="minorEastAsia" w:hAnsiTheme="minorEastAsia" w:hint="eastAsia"/>
          <w:noProof/>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q</m:t>
            </m:r>
          </m:sub>
        </m:sSub>
      </m:oMath>
      <w:r>
        <w:rPr>
          <w:rFonts w:asciiTheme="minorEastAsia" w:hAnsiTheme="minorEastAsia"/>
          <w:noProof/>
          <w:sz w:val="24"/>
          <w:szCs w:val="24"/>
        </w:rPr>
        <w:t>分别电感在</w:t>
      </w:r>
      <w:r>
        <w:rPr>
          <w:rFonts w:asciiTheme="minorEastAsia" w:hAnsiTheme="minorEastAsia" w:hint="eastAsia"/>
          <w:noProof/>
          <w:sz w:val="24"/>
          <w:szCs w:val="24"/>
        </w:rPr>
        <w:t>d-q轴上的分量。</w:t>
      </w:r>
    </w:p>
    <w:p w14:paraId="63910697" w14:textId="77777777"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将式（2.4）和式（2.21）代入式（2.20）中，可得带温度扰动的PMSM在d-q轴中的数学模型为</w:t>
      </w:r>
    </w:p>
    <w:p w14:paraId="4DB6A805" w14:textId="77777777" w:rsidR="00E35E8C" w:rsidRDefault="00587B0A" w:rsidP="00587B0A">
      <w:pPr>
        <w:pStyle w:val="ad"/>
        <w:rPr>
          <w:noProof/>
        </w:rPr>
      </w:pPr>
      <w:r>
        <w:rPr>
          <w:rFonts w:hint="eastAsia"/>
          <w:noProof/>
        </w:rP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ψ</m:t>
                    </m:r>
                  </m:e>
                  <m:sub>
                    <m:r>
                      <w:rPr>
                        <w:rFonts w:ascii="Cambria Math" w:hAnsi="Cambria Math"/>
                      </w:rPr>
                      <m:t>f</m:t>
                    </m:r>
                  </m:sub>
                </m:sSub>
                <m:r>
                  <m:rPr>
                    <m:sty m:val="p"/>
                  </m:rPr>
                  <w:rPr>
                    <w:rFonts w:ascii="Cambria Math" w:hAnsi="Cambria Math"/>
                  </w:rPr>
                  <m:t>)</m:t>
                </m:r>
              </m:e>
            </m:eqArr>
          </m:e>
        </m:d>
      </m:oMath>
      <w:r w:rsidR="00755CC4">
        <w:rPr>
          <w:rFonts w:hint="eastAsia"/>
          <w:noProof/>
        </w:rPr>
        <w:t xml:space="preserve">  </w:t>
      </w:r>
      <w:r>
        <w:rPr>
          <w:rFonts w:hint="eastAsia"/>
          <w:noProof/>
        </w:rPr>
        <w:tab/>
      </w:r>
      <w:r w:rsidR="00755CC4">
        <w:rPr>
          <w:rFonts w:hint="eastAsia"/>
          <w:noProof/>
        </w:rPr>
        <w:t>（2.22）</w:t>
      </w:r>
    </w:p>
    <w:p w14:paraId="7358A77F" w14:textId="77777777" w:rsidR="00E35E8C"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E35E8C">
        <w:rPr>
          <w:rFonts w:asciiTheme="minorEastAsia" w:hAnsiTheme="minorEastAsia" w:hint="eastAsia"/>
          <w:noProof/>
          <w:sz w:val="24"/>
          <w:szCs w:val="24"/>
        </w:rPr>
        <w:t>对上式进行变化，得</w:t>
      </w:r>
    </w:p>
    <w:p w14:paraId="2B1EB19E" w14:textId="77777777" w:rsidR="00E35E8C" w:rsidRDefault="00D725DF" w:rsidP="002D285E">
      <w:pPr>
        <w:pStyle w:val="ad"/>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den>
                    </m:f>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d>
                  </m:e>
                </m:nary>
              </m:e>
              <m:e>
                <m:r>
                  <w:rPr>
                    <w:rFonts w:ascii="Cambria Math" w:hAnsi="Cambria Math" w:hint="eastAsia"/>
                    <w:noProof/>
                  </w:rPr>
                  <m:t>&amp;</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den>
                    </m:f>
                  </m:e>
                </m:nary>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r>
                          <w:rPr>
                            <w:rFonts w:ascii="Cambria Math" w:hAnsi="Cambria Math"/>
                          </w:rPr>
                          <m:t>ψ</m:t>
                        </m:r>
                      </m:e>
                      <m:sub>
                        <m:r>
                          <w:rPr>
                            <w:rFonts w:ascii="Cambria Math" w:hAnsi="Cambria Math"/>
                          </w:rPr>
                          <m:t>f</m:t>
                        </m:r>
                      </m:sub>
                    </m:sSub>
                  </m:e>
                </m:d>
              </m:e>
            </m:eqArr>
          </m:e>
        </m:d>
      </m:oMath>
      <w:r>
        <w:rPr>
          <w:rFonts w:hint="eastAsia"/>
          <w:noProof/>
        </w:rPr>
        <w:tab/>
        <w:t>（2.23）</w:t>
      </w:r>
    </w:p>
    <w:p w14:paraId="5390C540" w14:textId="77777777" w:rsidR="00300649" w:rsidRDefault="00300649" w:rsidP="00E35E8C">
      <w:pPr>
        <w:spacing w:line="360" w:lineRule="auto"/>
        <w:ind w:firstLine="420"/>
        <w:rPr>
          <w:rFonts w:asciiTheme="minorEastAsia" w:hAnsiTheme="minorEastAsia"/>
          <w:noProof/>
          <w:sz w:val="24"/>
          <w:szCs w:val="24"/>
        </w:rPr>
      </w:pPr>
      <w:r>
        <w:rPr>
          <w:rFonts w:asciiTheme="minorEastAsia" w:hAnsiTheme="minorEastAsia" w:hint="eastAsia"/>
          <w:noProof/>
          <w:sz w:val="24"/>
          <w:szCs w:val="24"/>
        </w:rPr>
        <w:t>PMSM</w:t>
      </w:r>
      <w:r w:rsidR="00AA64EC">
        <w:rPr>
          <w:rFonts w:asciiTheme="minorEastAsia" w:hAnsiTheme="minorEastAsia" w:hint="eastAsia"/>
          <w:noProof/>
          <w:sz w:val="24"/>
          <w:szCs w:val="24"/>
        </w:rPr>
        <w:t>电磁转矩方程可表示为</w:t>
      </w:r>
    </w:p>
    <w:p w14:paraId="73EC13B2" w14:textId="77777777" w:rsidR="00DB534F" w:rsidRDefault="00587B0A" w:rsidP="00587B0A">
      <w:pPr>
        <w:pStyle w:val="ad"/>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b/>
                <w:noProof/>
              </w:rPr>
            </m:ctrlPr>
          </m:sSubPr>
          <m:e>
            <m:r>
              <m:rPr>
                <m:sty m:val="bi"/>
              </m:rPr>
              <w:rPr>
                <w:rFonts w:ascii="Cambria Math" w:hAnsi="Cambria Math"/>
                <w:noProof/>
              </w:rPr>
              <m:t>ψ</m:t>
            </m:r>
          </m:e>
          <m:sub>
            <m:r>
              <m:rPr>
                <m:sty m:val="bi"/>
              </m:rPr>
              <w:rPr>
                <w:rFonts w:ascii="Cambria Math" w:hAnsi="Cambria Math"/>
                <w:noProof/>
              </w:rPr>
              <m:t>f</m:t>
            </m:r>
          </m:sub>
        </m:sSub>
        <m:r>
          <m:rPr>
            <m:sty m:val="p"/>
          </m:rPr>
          <w:rPr>
            <w:rFonts w:ascii="Cambria Math" w:hAnsi="Cambria Math"/>
            <w:noProof/>
          </w:rPr>
          <m:t>×</m:t>
        </m:r>
        <m:sSub>
          <m:sSubPr>
            <m:ctrlPr>
              <w:rPr>
                <w:rFonts w:ascii="Cambria Math" w:hAnsi="Cambria Math"/>
                <w:b/>
                <w:noProof/>
              </w:rPr>
            </m:ctrlPr>
          </m:sSubPr>
          <m:e>
            <m:r>
              <m:rPr>
                <m:sty m:val="bi"/>
              </m:rPr>
              <w:rPr>
                <w:rFonts w:ascii="Cambria Math" w:hAnsi="Cambria Math"/>
                <w:noProof/>
              </w:rPr>
              <m:t>i</m:t>
            </m:r>
          </m:e>
          <m:sub>
            <m:r>
              <m:rPr>
                <m:sty m:val="bi"/>
              </m:rPr>
              <w:rPr>
                <w:rFonts w:ascii="Cambria Math" w:hAnsi="Cambria Math"/>
                <w:noProof/>
              </w:rPr>
              <m:t>s</m:t>
            </m:r>
          </m:sub>
        </m:sSub>
      </m:oMath>
      <w:r>
        <w:rPr>
          <w:rFonts w:hint="eastAsia"/>
          <w:b/>
          <w:noProof/>
        </w:rPr>
        <w:tab/>
      </w:r>
      <w:r w:rsidR="00DB534F">
        <w:rPr>
          <w:rFonts w:hint="eastAsia"/>
          <w:noProof/>
        </w:rPr>
        <w:t>（2.2</w:t>
      </w:r>
      <w:r w:rsidR="00D725DF">
        <w:rPr>
          <w:rFonts w:hint="eastAsia"/>
          <w:noProof/>
        </w:rPr>
        <w:t>4</w:t>
      </w:r>
      <w:r w:rsidR="00DB534F">
        <w:rPr>
          <w:rFonts w:hint="eastAsia"/>
          <w:noProof/>
        </w:rPr>
        <w:t>）</w:t>
      </w:r>
    </w:p>
    <w:p w14:paraId="42BC7FA3" w14:textId="77777777"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b/>
                <w:i/>
                <w:noProof/>
                <w:sz w:val="24"/>
                <w:szCs w:val="24"/>
              </w:rPr>
            </m:ctrlPr>
          </m:sSubPr>
          <m:e>
            <m:r>
              <m:rPr>
                <m:sty m:val="bi"/>
              </m:rPr>
              <w:rPr>
                <w:rFonts w:ascii="Cambria Math" w:hAnsi="Cambria Math"/>
                <w:noProof/>
                <w:sz w:val="24"/>
                <w:szCs w:val="24"/>
              </w:rPr>
              <m:t>ψ</m:t>
            </m:r>
          </m:e>
          <m:sub>
            <m:r>
              <m:rPr>
                <m:sty m:val="bi"/>
              </m:rPr>
              <w:rPr>
                <w:rFonts w:ascii="Cambria Math" w:hAnsi="Cambria Math"/>
                <w:noProof/>
                <w:sz w:val="24"/>
                <w:szCs w:val="24"/>
              </w:rPr>
              <m:t>f</m:t>
            </m:r>
          </m:sub>
        </m:sSub>
      </m:oMath>
      <w:r w:rsidRPr="00DB534F">
        <w:rPr>
          <w:rFonts w:asciiTheme="minorEastAsia" w:hAnsiTheme="minorEastAsia" w:hint="eastAsia"/>
          <w:noProof/>
          <w:sz w:val="24"/>
          <w:szCs w:val="24"/>
        </w:rPr>
        <w:t>、</w:t>
      </w:r>
      <m:oMath>
        <m:sSub>
          <m:sSubPr>
            <m:ctrlPr>
              <w:rPr>
                <w:rFonts w:ascii="Cambria Math" w:hAnsi="Cambria Math"/>
                <w:b/>
                <w:i/>
                <w:noProof/>
                <w:sz w:val="24"/>
                <w:szCs w:val="24"/>
              </w:rPr>
            </m:ctrlPr>
          </m:sSubPr>
          <m:e>
            <m:r>
              <m:rPr>
                <m:sty m:val="bi"/>
              </m:rPr>
              <w:rPr>
                <w:rFonts w:ascii="Cambria Math" w:hAnsi="Cambria Math"/>
                <w:noProof/>
                <w:sz w:val="24"/>
                <w:szCs w:val="24"/>
              </w:rPr>
              <m:t>i</m:t>
            </m:r>
          </m:e>
          <m:sub>
            <m:r>
              <m:rPr>
                <m:sty m:val="bi"/>
              </m:rPr>
              <w:rPr>
                <w:rFonts w:ascii="Cambria Math" w:hAnsi="Cambria Math"/>
                <w:noProof/>
                <w:sz w:val="24"/>
                <w:szCs w:val="24"/>
              </w:rPr>
              <m:t>s</m:t>
            </m:r>
          </m:sub>
        </m:sSub>
      </m:oMath>
      <w:r w:rsidRPr="00DB534F">
        <w:rPr>
          <w:rFonts w:asciiTheme="minorEastAsia" w:hAnsiTheme="minorEastAsia"/>
          <w:noProof/>
          <w:sz w:val="24"/>
          <w:szCs w:val="24"/>
        </w:rPr>
        <w:t>分别为</w:t>
      </w:r>
      <w:r>
        <w:rPr>
          <w:rFonts w:asciiTheme="minorEastAsia" w:hAnsiTheme="minorEastAsia"/>
          <w:noProof/>
          <w:sz w:val="24"/>
          <w:szCs w:val="24"/>
        </w:rPr>
        <w:t>磁链以及定子电流矢量</w:t>
      </w:r>
      <w:r>
        <w:rPr>
          <w:rFonts w:asciiTheme="minorEastAsia" w:hAnsiTheme="minorEastAsia" w:hint="eastAsia"/>
          <w:noProof/>
          <w:sz w:val="24"/>
          <w:szCs w:val="24"/>
        </w:rPr>
        <w:t>。</w:t>
      </w:r>
    </w:p>
    <w:p w14:paraId="54796050" w14:textId="77777777"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ab/>
        <w:t>在d-q坐标系下，则有</w:t>
      </w:r>
    </w:p>
    <w:p w14:paraId="4F70BD92" w14:textId="77777777" w:rsidR="00AA64EC" w:rsidRPr="00AA64EC" w:rsidRDefault="00587B0A" w:rsidP="00587B0A">
      <w:pPr>
        <w:pStyle w:val="ad"/>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e>
            </m:d>
            <m:r>
              <m:rPr>
                <m:sty m:val="p"/>
              </m:rPr>
              <w:rPr>
                <w:rFonts w:ascii="Cambria Math" w:hAnsi="Cambria Math"/>
                <w:noProof/>
              </w:rPr>
              <m:t>+</m:t>
            </m:r>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e>
        </m:d>
      </m:oMath>
      <w:r w:rsidR="00755CC4">
        <w:rPr>
          <w:rFonts w:hint="eastAsia"/>
          <w:noProof/>
        </w:rPr>
        <w:t xml:space="preserve">     </w:t>
      </w:r>
      <w:r>
        <w:rPr>
          <w:rFonts w:hint="eastAsia"/>
          <w:noProof/>
        </w:rPr>
        <w:tab/>
      </w:r>
      <w:r w:rsidR="00755CC4">
        <w:rPr>
          <w:rFonts w:hint="eastAsia"/>
          <w:noProof/>
        </w:rPr>
        <w:t>（2.2</w:t>
      </w:r>
      <w:r w:rsidR="00D725DF">
        <w:rPr>
          <w:rFonts w:hint="eastAsia"/>
          <w:noProof/>
        </w:rPr>
        <w:t>5</w:t>
      </w:r>
      <w:r w:rsidR="00755CC4">
        <w:rPr>
          <w:rFonts w:hint="eastAsia"/>
          <w:noProof/>
        </w:rPr>
        <w:t>）</w:t>
      </w:r>
    </w:p>
    <w:p w14:paraId="33256215" w14:textId="77777777" w:rsidR="00AA64EC" w:rsidRDefault="00AA64EC"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PMSM机械运动方程可表示为</w:t>
      </w:r>
    </w:p>
    <w:p w14:paraId="3C308384" w14:textId="77777777" w:rsidR="00AA64EC" w:rsidRPr="004439B1" w:rsidRDefault="00587B0A" w:rsidP="00587B0A">
      <w:pPr>
        <w:pStyle w:val="ad"/>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l</m:t>
            </m:r>
          </m:sub>
        </m:sSub>
        <m:r>
          <m:rPr>
            <m:sty m:val="p"/>
          </m:rPr>
          <w:rPr>
            <w:rFonts w:ascii="Cambria Math" w:hAnsi="Cambria Math"/>
            <w:noProof/>
          </w:rPr>
          <m:t>=</m:t>
        </m:r>
        <m:r>
          <w:rPr>
            <w:rFonts w:ascii="Cambria Math" w:hAnsi="Cambria Math"/>
            <w:noProof/>
          </w:rPr>
          <m:t>J</m:t>
        </m:r>
        <m:f>
          <m:fPr>
            <m:ctrlPr>
              <w:rPr>
                <w:rFonts w:ascii="Cambria Math" w:hAnsi="Cambria Math"/>
                <w:noProof/>
              </w:rPr>
            </m:ctrlPr>
          </m:fPr>
          <m:num>
            <m:r>
              <w:rPr>
                <w:rFonts w:ascii="Cambria Math" w:hAnsi="Cambria Math"/>
                <w:noProof/>
              </w:rPr>
              <m:t>d</m:t>
            </m:r>
          </m:num>
          <m:den>
            <m:r>
              <w:rPr>
                <w:rFonts w:ascii="Cambria Math" w:hAnsi="Cambria Math"/>
                <w:noProof/>
              </w:rPr>
              <m:t>dt</m:t>
            </m:r>
          </m:den>
        </m:f>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r>
          <m:rPr>
            <m:sty m:val="p"/>
          </m:rPr>
          <w:rPr>
            <w:rFonts w:ascii="Cambria Math" w:hAnsi="Cambria Math"/>
            <w:noProof/>
          </w:rPr>
          <m:t>+</m:t>
        </m:r>
        <m:r>
          <w:rPr>
            <w:rFonts w:ascii="Cambria Math" w:hAnsi="Cambria Math"/>
            <w:noProof/>
          </w:rPr>
          <m:t>B</m:t>
        </m:r>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oMath>
      <w:r w:rsidR="00755CC4">
        <w:rPr>
          <w:rFonts w:hint="eastAsia"/>
          <w:noProof/>
        </w:rPr>
        <w:t xml:space="preserve">            </w:t>
      </w:r>
      <w:r>
        <w:rPr>
          <w:rFonts w:hint="eastAsia"/>
          <w:noProof/>
        </w:rPr>
        <w:tab/>
      </w:r>
      <w:r w:rsidR="00755CC4">
        <w:rPr>
          <w:rFonts w:hint="eastAsia"/>
          <w:noProof/>
        </w:rPr>
        <w:t>（2.2</w:t>
      </w:r>
      <w:r w:rsidR="00D725DF">
        <w:rPr>
          <w:rFonts w:hint="eastAsia"/>
          <w:noProof/>
        </w:rPr>
        <w:t>6</w:t>
      </w:r>
      <w:r w:rsidR="00755CC4">
        <w:rPr>
          <w:rFonts w:hint="eastAsia"/>
          <w:noProof/>
        </w:rPr>
        <w:t>）</w:t>
      </w:r>
    </w:p>
    <w:p w14:paraId="2C322829" w14:textId="77777777"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oMath>
      <w:r>
        <w:rPr>
          <w:rFonts w:asciiTheme="minorEastAsia" w:hAnsiTheme="minorEastAsia"/>
          <w:noProof/>
          <w:sz w:val="24"/>
          <w:szCs w:val="24"/>
        </w:rPr>
        <w:t>为电机的机械角速度</w:t>
      </w:r>
      <w:r>
        <w:rPr>
          <w:rFonts w:asciiTheme="minorEastAsia" w:hAnsiTheme="minorEastAsia" w:hint="eastAsia"/>
          <w:noProof/>
          <w:sz w:val="24"/>
          <w:szCs w:val="24"/>
        </w:rPr>
        <w:t>（rad/s），并且</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r>
          <w:rPr>
            <w:rFonts w:ascii="Cambria Math" w:hAnsi="Cambria Math" w:hint="eastAsia"/>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e</m:t>
                </m:r>
              </m:sub>
            </m:sSub>
          </m:num>
          <m:den>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n</m:t>
                </m:r>
              </m:sub>
            </m:sSub>
          </m:den>
        </m:f>
      </m:oMath>
      <w:r>
        <w:rPr>
          <w:rFonts w:asciiTheme="minorEastAsia" w:hAnsiTheme="minorEastAsia" w:hint="eastAsia"/>
          <w:noProof/>
          <w:sz w:val="24"/>
          <w:szCs w:val="24"/>
        </w:rPr>
        <w:t>；</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l</m:t>
            </m:r>
          </m:sub>
        </m:sSub>
      </m:oMath>
      <w:r>
        <w:rPr>
          <w:rFonts w:asciiTheme="minorEastAsia" w:hAnsiTheme="minorEastAsia"/>
          <w:noProof/>
          <w:sz w:val="24"/>
          <w:szCs w:val="24"/>
        </w:rPr>
        <w:t>为负载转矩</w:t>
      </w:r>
      <w:r>
        <w:rPr>
          <w:rFonts w:asciiTheme="minorEastAsia" w:hAnsiTheme="minorEastAsia" w:hint="eastAsia"/>
          <w:noProof/>
          <w:sz w:val="24"/>
          <w:szCs w:val="24"/>
        </w:rPr>
        <w:t>；</w:t>
      </w:r>
      <m:oMath>
        <m:r>
          <w:rPr>
            <w:rFonts w:ascii="Cambria Math" w:hAnsi="Cambria Math"/>
            <w:noProof/>
            <w:sz w:val="24"/>
            <w:szCs w:val="24"/>
          </w:rPr>
          <m:t>J</m:t>
        </m:r>
      </m:oMath>
      <w:r>
        <w:rPr>
          <w:rFonts w:asciiTheme="minorEastAsia" w:hAnsiTheme="minorEastAsia"/>
          <w:noProof/>
          <w:sz w:val="24"/>
          <w:szCs w:val="24"/>
        </w:rPr>
        <w:t>为电机轴转动惯量</w:t>
      </w:r>
      <w:r>
        <w:rPr>
          <w:rFonts w:asciiTheme="minorEastAsia" w:hAnsiTheme="minorEastAsia" w:hint="eastAsia"/>
          <w:noProof/>
          <w:sz w:val="24"/>
          <w:szCs w:val="24"/>
        </w:rPr>
        <w:t>；</w:t>
      </w:r>
      <m:oMath>
        <m:r>
          <w:rPr>
            <w:rFonts w:ascii="Cambria Math" w:hAnsi="Cambria Math"/>
            <w:noProof/>
            <w:sz w:val="24"/>
            <w:szCs w:val="24"/>
          </w:rPr>
          <m:t>B</m:t>
        </m:r>
      </m:oMath>
      <w:r>
        <w:rPr>
          <w:rFonts w:asciiTheme="minorEastAsia" w:hAnsiTheme="minorEastAsia"/>
          <w:noProof/>
          <w:sz w:val="24"/>
          <w:szCs w:val="24"/>
        </w:rPr>
        <w:t>为系统阻尼系数</w:t>
      </w:r>
      <w:r>
        <w:rPr>
          <w:rFonts w:asciiTheme="minorEastAsia" w:hAnsiTheme="minorEastAsia" w:hint="eastAsia"/>
          <w:noProof/>
          <w:sz w:val="24"/>
          <w:szCs w:val="24"/>
        </w:rPr>
        <w:t>。</w:t>
      </w:r>
    </w:p>
    <w:p w14:paraId="1B3B7221" w14:textId="77777777" w:rsidR="00970219" w:rsidRPr="00BA4BF3" w:rsidRDefault="00213D56" w:rsidP="00213D56">
      <w:pPr>
        <w:pStyle w:val="2"/>
        <w:rPr>
          <w:rFonts w:ascii="黑体" w:hAnsi="黑体"/>
          <w:noProof/>
          <w:sz w:val="28"/>
          <w:szCs w:val="28"/>
        </w:rPr>
      </w:pPr>
      <w:bookmarkStart w:id="41" w:name="_Toc34901658"/>
      <w:r w:rsidRPr="00BA4BF3">
        <w:rPr>
          <w:rFonts w:ascii="黑体" w:hAnsi="黑体" w:hint="eastAsia"/>
          <w:noProof/>
          <w:sz w:val="28"/>
          <w:szCs w:val="28"/>
        </w:rPr>
        <w:t>2.</w:t>
      </w:r>
      <w:r w:rsidR="00BA4BF3" w:rsidRPr="00BA4BF3">
        <w:rPr>
          <w:rFonts w:ascii="黑体" w:hAnsi="黑体" w:hint="eastAsia"/>
          <w:noProof/>
          <w:sz w:val="28"/>
          <w:szCs w:val="28"/>
        </w:rPr>
        <w:t>6</w:t>
      </w:r>
      <w:r w:rsidRPr="00BA4BF3">
        <w:rPr>
          <w:rFonts w:ascii="黑体" w:hAnsi="黑体" w:hint="eastAsia"/>
          <w:noProof/>
          <w:sz w:val="28"/>
          <w:szCs w:val="28"/>
        </w:rPr>
        <w:t>基于温度扰动的matlab/simulink</w:t>
      </w:r>
      <w:r w:rsidR="002D285E">
        <w:rPr>
          <w:rFonts w:ascii="黑体" w:hAnsi="黑体" w:hint="eastAsia"/>
          <w:noProof/>
          <w:sz w:val="28"/>
          <w:szCs w:val="28"/>
        </w:rPr>
        <w:t xml:space="preserve"> </w:t>
      </w:r>
      <w:r w:rsidR="003C2499" w:rsidRPr="00BA4BF3">
        <w:rPr>
          <w:rFonts w:ascii="黑体" w:hAnsi="黑体" w:hint="eastAsia"/>
          <w:noProof/>
          <w:sz w:val="28"/>
          <w:szCs w:val="28"/>
        </w:rPr>
        <w:t>PMSM</w:t>
      </w:r>
      <w:r w:rsidR="0099493C" w:rsidRPr="00BA4BF3">
        <w:rPr>
          <w:rFonts w:ascii="黑体" w:hAnsi="黑体" w:hint="eastAsia"/>
          <w:noProof/>
          <w:sz w:val="28"/>
          <w:szCs w:val="28"/>
        </w:rPr>
        <w:t>模型搭建</w:t>
      </w:r>
      <w:bookmarkEnd w:id="41"/>
    </w:p>
    <w:p w14:paraId="52962F88" w14:textId="77777777" w:rsidR="00970219" w:rsidRDefault="00213D56"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D725DF">
        <w:rPr>
          <w:rFonts w:asciiTheme="minorEastAsia" w:hAnsiTheme="minorEastAsia" w:hint="eastAsia"/>
          <w:noProof/>
          <w:sz w:val="24"/>
          <w:szCs w:val="24"/>
        </w:rPr>
        <w:t>由于传统的simulink模型库中的PMSM电机模型是基于理想条件下搭建的电机模型，而在实际应用中电机的参数会随着温度的变化而变化，需要考虑实际的温度对电机定子绕组以及永磁体磁链的影响，</w:t>
      </w:r>
      <w:r w:rsidR="00570F08">
        <w:rPr>
          <w:rFonts w:asciiTheme="minorEastAsia" w:hAnsiTheme="minorEastAsia" w:hint="eastAsia"/>
          <w:noProof/>
          <w:sz w:val="24"/>
          <w:szCs w:val="24"/>
        </w:rPr>
        <w:t>基于</w:t>
      </w:r>
      <w:r w:rsidR="006D1E40">
        <w:rPr>
          <w:rFonts w:asciiTheme="minorEastAsia" w:hAnsiTheme="minorEastAsia" w:hint="eastAsia"/>
          <w:noProof/>
          <w:sz w:val="24"/>
          <w:szCs w:val="24"/>
        </w:rPr>
        <w:t>温度对电机的实际影响</w:t>
      </w:r>
      <w:r w:rsidR="00570F08">
        <w:rPr>
          <w:rFonts w:asciiTheme="minorEastAsia" w:hAnsiTheme="minorEastAsia" w:hint="eastAsia"/>
          <w:noProof/>
          <w:sz w:val="24"/>
          <w:szCs w:val="24"/>
        </w:rPr>
        <w:t>建立PMSM电机模型。</w:t>
      </w:r>
      <w:r w:rsidR="00D725DF">
        <w:rPr>
          <w:rFonts w:asciiTheme="minorEastAsia" w:hAnsiTheme="minorEastAsia" w:hint="eastAsia"/>
          <w:noProof/>
          <w:sz w:val="24"/>
          <w:szCs w:val="24"/>
        </w:rPr>
        <w:t>根据以上分析及式（2.23）可建立</w:t>
      </w:r>
      <m:oMath>
        <m:r>
          <w:rPr>
            <w:rFonts w:ascii="Cambria Math" w:hAnsi="Cambria Math" w:hint="eastAsia"/>
            <w:noProof/>
            <w:sz w:val="24"/>
            <w:szCs w:val="24"/>
          </w:rPr>
          <m:t>d</m:t>
        </m:r>
        <m:r>
          <w:rPr>
            <w:rFonts w:ascii="Cambria Math" w:eastAsia="MS Mincho" w:hAnsi="Cambria Math" w:cs="MS Mincho" w:hint="eastAsia"/>
            <w:noProof/>
            <w:sz w:val="24"/>
            <w:szCs w:val="24"/>
          </w:rPr>
          <m:t>-</m:t>
        </m:r>
        <m:r>
          <w:rPr>
            <w:rFonts w:ascii="Cambria Math" w:hAnsi="Cambria Math" w:hint="eastAsia"/>
            <w:noProof/>
            <w:sz w:val="24"/>
            <w:szCs w:val="24"/>
          </w:rPr>
          <m:t>q</m:t>
        </m:r>
      </m:oMath>
      <w:r w:rsidR="00D725DF">
        <w:rPr>
          <w:rFonts w:asciiTheme="minorEastAsia" w:hAnsiTheme="minorEastAsia" w:hint="eastAsia"/>
          <w:noProof/>
          <w:sz w:val="24"/>
          <w:szCs w:val="24"/>
        </w:rPr>
        <w:t>轴电流计算</w:t>
      </w:r>
      <w:r w:rsidR="00570F08">
        <w:rPr>
          <w:rFonts w:asciiTheme="minorEastAsia" w:hAnsiTheme="minorEastAsia" w:hint="eastAsia"/>
          <w:noProof/>
          <w:sz w:val="24"/>
          <w:szCs w:val="24"/>
        </w:rPr>
        <w:t>以及带温度扰动的PMSM电机模型如图2.</w:t>
      </w:r>
      <w:r w:rsidR="000508B1">
        <w:rPr>
          <w:rFonts w:asciiTheme="minorEastAsia" w:hAnsiTheme="minorEastAsia" w:hint="eastAsia"/>
          <w:noProof/>
          <w:sz w:val="24"/>
          <w:szCs w:val="24"/>
        </w:rPr>
        <w:t>8</w:t>
      </w:r>
      <w:r w:rsidR="00570F08">
        <w:rPr>
          <w:rFonts w:asciiTheme="minorEastAsia" w:hAnsiTheme="minorEastAsia" w:hint="eastAsia"/>
          <w:noProof/>
          <w:sz w:val="24"/>
          <w:szCs w:val="24"/>
        </w:rPr>
        <w:t>和2.</w:t>
      </w:r>
      <w:r w:rsidR="000508B1">
        <w:rPr>
          <w:rFonts w:asciiTheme="minorEastAsia" w:hAnsiTheme="minorEastAsia" w:hint="eastAsia"/>
          <w:noProof/>
          <w:sz w:val="24"/>
          <w:szCs w:val="24"/>
        </w:rPr>
        <w:t>9</w:t>
      </w:r>
      <w:r w:rsidR="00570F08">
        <w:rPr>
          <w:rFonts w:asciiTheme="minorEastAsia" w:hAnsiTheme="minorEastAsia" w:hint="eastAsia"/>
          <w:noProof/>
          <w:sz w:val="24"/>
          <w:szCs w:val="24"/>
        </w:rPr>
        <w:t>所示。</w:t>
      </w:r>
    </w:p>
    <w:p w14:paraId="66AA628C" w14:textId="77777777" w:rsidR="00970219" w:rsidRDefault="00970219" w:rsidP="00300649">
      <w:pPr>
        <w:spacing w:line="360" w:lineRule="auto"/>
        <w:rPr>
          <w:rFonts w:asciiTheme="minorEastAsia" w:hAnsiTheme="minorEastAsia"/>
          <w:noProof/>
          <w:sz w:val="24"/>
          <w:szCs w:val="24"/>
        </w:rPr>
      </w:pPr>
    </w:p>
    <w:p w14:paraId="31939583" w14:textId="77777777" w:rsidR="00970219" w:rsidRDefault="00570F08" w:rsidP="00300649">
      <w:pPr>
        <w:spacing w:line="360" w:lineRule="auto"/>
        <w:rPr>
          <w:rFonts w:asciiTheme="minorEastAsia" w:hAnsiTheme="minorEastAsia"/>
          <w:noProof/>
          <w:sz w:val="24"/>
          <w:szCs w:val="24"/>
        </w:rPr>
      </w:pPr>
      <w:r>
        <w:rPr>
          <w:noProof/>
        </w:rPr>
        <w:lastRenderedPageBreak/>
        <w:drawing>
          <wp:inline distT="0" distB="0" distL="0" distR="0" wp14:anchorId="404CA229" wp14:editId="56F5E82B">
            <wp:extent cx="4867275" cy="28848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730" t="5959" r="24775" b="11046"/>
                    <a:stretch/>
                  </pic:blipFill>
                  <pic:spPr bwMode="auto">
                    <a:xfrm>
                      <a:off x="0" y="0"/>
                      <a:ext cx="4873881" cy="2888775"/>
                    </a:xfrm>
                    <a:prstGeom prst="rect">
                      <a:avLst/>
                    </a:prstGeom>
                    <a:ln>
                      <a:noFill/>
                    </a:ln>
                    <a:extLst>
                      <a:ext uri="{53640926-AAD7-44D8-BBD7-CCE9431645EC}">
                        <a14:shadowObscured xmlns:a14="http://schemas.microsoft.com/office/drawing/2010/main"/>
                      </a:ext>
                    </a:extLst>
                  </pic:spPr>
                </pic:pic>
              </a:graphicData>
            </a:graphic>
          </wp:inline>
        </w:drawing>
      </w:r>
    </w:p>
    <w:p w14:paraId="05DB97B6" w14:textId="77777777" w:rsidR="00570F08" w:rsidRPr="00407C4E" w:rsidRDefault="00570F08" w:rsidP="00570F08">
      <w:pPr>
        <w:spacing w:line="360" w:lineRule="auto"/>
        <w:jc w:val="center"/>
        <w:rPr>
          <w:rFonts w:asciiTheme="minorEastAsia" w:hAnsiTheme="minorEastAsia"/>
          <w:b/>
          <w:noProof/>
          <w:szCs w:val="21"/>
        </w:rPr>
      </w:pPr>
      <w:r w:rsidRPr="00407C4E">
        <w:rPr>
          <w:rFonts w:asciiTheme="minorEastAsia" w:hAnsiTheme="minorEastAsia" w:hint="eastAsia"/>
          <w:b/>
          <w:noProof/>
          <w:szCs w:val="21"/>
        </w:rPr>
        <w:t xml:space="preserve">图2.8 </w:t>
      </w:r>
      <m:oMath>
        <m:r>
          <m:rPr>
            <m:sty m:val="bi"/>
          </m:rPr>
          <w:rPr>
            <w:rFonts w:ascii="Cambria Math" w:hAnsi="Cambria Math" w:hint="eastAsia"/>
            <w:noProof/>
            <w:szCs w:val="21"/>
          </w:rPr>
          <m:t>d</m:t>
        </m:r>
        <m:r>
          <m:rPr>
            <m:sty m:val="bi"/>
          </m:rPr>
          <w:rPr>
            <w:rFonts w:ascii="Cambria Math" w:eastAsia="MS Mincho" w:hAnsi="Cambria Math" w:cs="MS Mincho" w:hint="eastAsia"/>
            <w:noProof/>
            <w:szCs w:val="21"/>
          </w:rPr>
          <m:t>-</m:t>
        </m:r>
        <m:r>
          <m:rPr>
            <m:sty m:val="bi"/>
          </m:rPr>
          <w:rPr>
            <w:rFonts w:ascii="Cambria Math" w:hAnsi="Cambria Math" w:hint="eastAsia"/>
            <w:noProof/>
            <w:szCs w:val="21"/>
          </w:rPr>
          <m:t>q</m:t>
        </m:r>
      </m:oMath>
      <w:r w:rsidRPr="00407C4E">
        <w:rPr>
          <w:rFonts w:asciiTheme="minorEastAsia" w:hAnsiTheme="minorEastAsia" w:hint="eastAsia"/>
          <w:b/>
          <w:noProof/>
          <w:szCs w:val="21"/>
        </w:rPr>
        <w:t>轴电流计算</w:t>
      </w:r>
    </w:p>
    <w:p w14:paraId="5457E1C8" w14:textId="77777777" w:rsidR="00970219" w:rsidRDefault="000508B1" w:rsidP="00300649">
      <w:pPr>
        <w:spacing w:line="360" w:lineRule="auto"/>
        <w:rPr>
          <w:rFonts w:asciiTheme="minorEastAsia" w:hAnsiTheme="minorEastAsia"/>
          <w:noProof/>
          <w:sz w:val="24"/>
          <w:szCs w:val="24"/>
        </w:rPr>
      </w:pPr>
      <w:r>
        <w:rPr>
          <w:noProof/>
        </w:rPr>
        <w:drawing>
          <wp:inline distT="0" distB="0" distL="0" distR="0" wp14:anchorId="32D89B54" wp14:editId="3ACBB9F6">
            <wp:extent cx="5400675" cy="27470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424" r="11046"/>
                    <a:stretch/>
                  </pic:blipFill>
                  <pic:spPr bwMode="auto">
                    <a:xfrm>
                      <a:off x="0" y="0"/>
                      <a:ext cx="5406938" cy="2750282"/>
                    </a:xfrm>
                    <a:prstGeom prst="rect">
                      <a:avLst/>
                    </a:prstGeom>
                    <a:ln>
                      <a:noFill/>
                    </a:ln>
                    <a:extLst>
                      <a:ext uri="{53640926-AAD7-44D8-BBD7-CCE9431645EC}">
                        <a14:shadowObscured xmlns:a14="http://schemas.microsoft.com/office/drawing/2010/main"/>
                      </a:ext>
                    </a:extLst>
                  </pic:spPr>
                </pic:pic>
              </a:graphicData>
            </a:graphic>
          </wp:inline>
        </w:drawing>
      </w:r>
    </w:p>
    <w:p w14:paraId="4A7D8621" w14:textId="77777777" w:rsidR="00970219" w:rsidRPr="00407C4E" w:rsidRDefault="000508B1" w:rsidP="000508B1">
      <w:pPr>
        <w:spacing w:line="360" w:lineRule="auto"/>
        <w:jc w:val="center"/>
        <w:rPr>
          <w:rFonts w:asciiTheme="minorEastAsia" w:hAnsiTheme="minorEastAsia"/>
          <w:b/>
          <w:noProof/>
          <w:szCs w:val="21"/>
        </w:rPr>
      </w:pPr>
      <w:r w:rsidRPr="00407C4E">
        <w:rPr>
          <w:rFonts w:asciiTheme="minorEastAsia" w:hAnsiTheme="minorEastAsia"/>
          <w:b/>
          <w:noProof/>
          <w:szCs w:val="21"/>
        </w:rPr>
        <w:t>图</w:t>
      </w:r>
      <w:r w:rsidRPr="00407C4E">
        <w:rPr>
          <w:rFonts w:asciiTheme="minorEastAsia" w:hAnsiTheme="minorEastAsia" w:hint="eastAsia"/>
          <w:b/>
          <w:noProof/>
          <w:szCs w:val="21"/>
        </w:rPr>
        <w:t>2.9 PMSM仿真模型</w:t>
      </w:r>
    </w:p>
    <w:p w14:paraId="4C8F7CF9" w14:textId="77777777" w:rsidR="00970219" w:rsidRDefault="00970219" w:rsidP="00300649">
      <w:pPr>
        <w:spacing w:line="360" w:lineRule="auto"/>
        <w:rPr>
          <w:rFonts w:asciiTheme="minorEastAsia" w:hAnsiTheme="minorEastAsia"/>
          <w:noProof/>
          <w:sz w:val="24"/>
          <w:szCs w:val="24"/>
        </w:rPr>
      </w:pPr>
    </w:p>
    <w:p w14:paraId="37BA4642" w14:textId="77777777" w:rsidR="00970219" w:rsidRDefault="00970219" w:rsidP="00300649">
      <w:pPr>
        <w:spacing w:line="360" w:lineRule="auto"/>
        <w:rPr>
          <w:rFonts w:asciiTheme="minorEastAsia" w:hAnsiTheme="minorEastAsia"/>
          <w:noProof/>
          <w:sz w:val="24"/>
          <w:szCs w:val="24"/>
        </w:rPr>
      </w:pPr>
    </w:p>
    <w:p w14:paraId="002617BD" w14:textId="77777777" w:rsidR="00970219" w:rsidRDefault="00970219" w:rsidP="00300649">
      <w:pPr>
        <w:spacing w:line="360" w:lineRule="auto"/>
        <w:rPr>
          <w:rFonts w:asciiTheme="minorEastAsia" w:hAnsiTheme="minorEastAsia"/>
          <w:noProof/>
          <w:sz w:val="24"/>
          <w:szCs w:val="24"/>
        </w:rPr>
      </w:pPr>
    </w:p>
    <w:p w14:paraId="50696542" w14:textId="77777777" w:rsidR="00970219" w:rsidRDefault="00970219" w:rsidP="00300649">
      <w:pPr>
        <w:spacing w:line="360" w:lineRule="auto"/>
        <w:rPr>
          <w:rFonts w:asciiTheme="minorEastAsia" w:hAnsiTheme="minorEastAsia"/>
          <w:noProof/>
          <w:sz w:val="24"/>
          <w:szCs w:val="24"/>
        </w:rPr>
      </w:pPr>
    </w:p>
    <w:p w14:paraId="765E6646" w14:textId="77777777" w:rsidR="00970219" w:rsidRDefault="00970219" w:rsidP="00300649">
      <w:pPr>
        <w:spacing w:line="360" w:lineRule="auto"/>
        <w:rPr>
          <w:rFonts w:asciiTheme="minorEastAsia" w:hAnsiTheme="minorEastAsia"/>
          <w:noProof/>
          <w:sz w:val="24"/>
          <w:szCs w:val="24"/>
        </w:rPr>
      </w:pPr>
    </w:p>
    <w:p w14:paraId="1E8676BB" w14:textId="77777777" w:rsidR="00970219" w:rsidRDefault="00970219" w:rsidP="00300649">
      <w:pPr>
        <w:spacing w:line="360" w:lineRule="auto"/>
        <w:rPr>
          <w:rFonts w:asciiTheme="minorEastAsia" w:hAnsiTheme="minorEastAsia"/>
          <w:noProof/>
          <w:sz w:val="24"/>
          <w:szCs w:val="24"/>
        </w:rPr>
      </w:pPr>
    </w:p>
    <w:p w14:paraId="27859B9B" w14:textId="77777777" w:rsidR="00970219" w:rsidRDefault="00970219" w:rsidP="00300649">
      <w:pPr>
        <w:spacing w:line="360" w:lineRule="auto"/>
        <w:rPr>
          <w:rFonts w:asciiTheme="minorEastAsia" w:hAnsiTheme="minorEastAsia"/>
          <w:noProof/>
          <w:sz w:val="24"/>
          <w:szCs w:val="24"/>
        </w:rPr>
      </w:pPr>
    </w:p>
    <w:p w14:paraId="4BAF6193" w14:textId="77777777" w:rsidR="00072FF5" w:rsidRDefault="00072FF5" w:rsidP="00300649">
      <w:pPr>
        <w:spacing w:line="360" w:lineRule="auto"/>
        <w:rPr>
          <w:rFonts w:asciiTheme="minorEastAsia" w:hAnsiTheme="minorEastAsia"/>
          <w:noProof/>
          <w:sz w:val="24"/>
          <w:szCs w:val="24"/>
        </w:rPr>
        <w:sectPr w:rsidR="00072FF5" w:rsidSect="00072FF5">
          <w:headerReference w:type="default" r:id="rId34"/>
          <w:footerReference w:type="default" r:id="rId35"/>
          <w:pgSz w:w="11906" w:h="16838"/>
          <w:pgMar w:top="1440" w:right="1800" w:bottom="1440" w:left="1800" w:header="851" w:footer="850" w:gutter="0"/>
          <w:pgNumType w:start="7"/>
          <w:cols w:space="425"/>
          <w:docGrid w:type="lines" w:linePitch="312"/>
        </w:sectPr>
      </w:pPr>
    </w:p>
    <w:p w14:paraId="223F1D32" w14:textId="77777777" w:rsidR="0038310D" w:rsidRPr="00BA4BF3" w:rsidRDefault="00970219" w:rsidP="006F66E8">
      <w:pPr>
        <w:pStyle w:val="a9"/>
        <w:rPr>
          <w:rFonts w:ascii="黑体" w:eastAsia="黑体" w:hAnsi="黑体"/>
        </w:rPr>
      </w:pPr>
      <w:bookmarkStart w:id="42" w:name="_Toc34901659"/>
      <w:r w:rsidRPr="00BA4BF3">
        <w:rPr>
          <w:rFonts w:ascii="黑体" w:eastAsia="黑体" w:hAnsi="黑体" w:hint="eastAsia"/>
        </w:rPr>
        <w:lastRenderedPageBreak/>
        <w:t>第三章</w:t>
      </w:r>
      <w:r w:rsidR="0038310D" w:rsidRPr="00BA4BF3">
        <w:rPr>
          <w:rFonts w:ascii="黑体" w:eastAsia="黑体" w:hAnsi="黑体" w:hint="eastAsia"/>
        </w:rPr>
        <w:t xml:space="preserve"> </w:t>
      </w:r>
      <w:r w:rsidR="006F5AE5" w:rsidRPr="00BA4BF3">
        <w:rPr>
          <w:rFonts w:ascii="黑体" w:eastAsia="黑体" w:hAnsi="黑体" w:hint="eastAsia"/>
        </w:rPr>
        <w:t>PMSM</w:t>
      </w:r>
      <w:r w:rsidR="006F66E8" w:rsidRPr="00BA4BF3">
        <w:rPr>
          <w:rFonts w:ascii="黑体" w:eastAsia="黑体" w:hAnsi="黑体" w:hint="eastAsia"/>
        </w:rPr>
        <w:t>控制原理</w:t>
      </w:r>
      <w:r w:rsidR="007D3EE2" w:rsidRPr="00BA4BF3">
        <w:rPr>
          <w:rFonts w:ascii="黑体" w:eastAsia="黑体" w:hAnsi="黑体" w:hint="eastAsia"/>
        </w:rPr>
        <w:t>分析与仿真</w:t>
      </w:r>
      <w:bookmarkEnd w:id="42"/>
    </w:p>
    <w:p w14:paraId="6A4FC401" w14:textId="77777777" w:rsidR="006F5AE5" w:rsidRDefault="002E7B95" w:rsidP="00A674E6">
      <w:pPr>
        <w:spacing w:line="360" w:lineRule="auto"/>
        <w:rPr>
          <w:rFonts w:asciiTheme="minorEastAsia" w:hAnsiTheme="minorEastAsia"/>
          <w:sz w:val="24"/>
          <w:szCs w:val="24"/>
        </w:rPr>
      </w:pPr>
      <w:r>
        <w:rPr>
          <w:rFonts w:hint="eastAsia"/>
        </w:rPr>
        <w:tab/>
      </w:r>
      <w:r w:rsidR="00A674E6" w:rsidRPr="00A674E6">
        <w:rPr>
          <w:rFonts w:asciiTheme="minorEastAsia" w:hAnsiTheme="minorEastAsia" w:hint="eastAsia"/>
          <w:sz w:val="24"/>
          <w:szCs w:val="24"/>
        </w:rPr>
        <w:t>PMSM数学模型比较复杂，需要控制的参数比较多，并且磁链之间联系紧密，简单的控制技术不能满足其要求。目前，比较常用的PMSM控制方法是磁场定向矢量控制技术（Field-Oriented Control，FOC）和直接转矩控制技术（Direct Torque Control，DTC）。</w:t>
      </w:r>
    </w:p>
    <w:p w14:paraId="111F4716" w14:textId="77777777" w:rsidR="00970219" w:rsidRPr="00BA4BF3" w:rsidRDefault="00970219" w:rsidP="00970219">
      <w:pPr>
        <w:pStyle w:val="2"/>
        <w:rPr>
          <w:rFonts w:ascii="黑体" w:hAnsi="黑体"/>
          <w:sz w:val="28"/>
          <w:szCs w:val="28"/>
        </w:rPr>
      </w:pPr>
      <w:bookmarkStart w:id="43" w:name="_Toc34901660"/>
      <w:r w:rsidRPr="00BA4BF3">
        <w:rPr>
          <w:rFonts w:ascii="黑体" w:hAnsi="黑体" w:hint="eastAsia"/>
          <w:sz w:val="28"/>
          <w:szCs w:val="28"/>
        </w:rPr>
        <w:t>3.1 PMSM矢量控制</w:t>
      </w:r>
      <w:bookmarkEnd w:id="43"/>
    </w:p>
    <w:p w14:paraId="77F6DFF8" w14:textId="77777777" w:rsidR="0022368D" w:rsidRPr="00DB197A" w:rsidRDefault="0022368D"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t>矢量控制技术是在1971年由德国西门子工程师F.Blaschke提出，其本质是通过坐标变换将PMSM的定、转子进行解耦，将其等效为它励直流电机</w:t>
      </w:r>
      <w:r w:rsidR="00C92174" w:rsidRPr="00DB197A">
        <w:rPr>
          <w:rFonts w:asciiTheme="minorEastAsia" w:hAnsiTheme="minorEastAsia" w:hint="eastAsia"/>
          <w:sz w:val="24"/>
          <w:szCs w:val="24"/>
        </w:rPr>
        <w:t>进行控制。矢量控制方法主要有电机定子磁场定向控制和转子磁场定向控制等。</w:t>
      </w:r>
      <w:r w:rsidR="00E31192">
        <w:rPr>
          <w:rFonts w:asciiTheme="minorEastAsia" w:hAnsiTheme="minorEastAsia" w:hint="eastAsia"/>
          <w:sz w:val="24"/>
          <w:szCs w:val="24"/>
        </w:rPr>
        <w:t>PMSM矢量控制系统主要包括有电流调节器、转速调节器、空间矢量脉宽调制、位置解码器、逆变器以及电流检测等模块。</w:t>
      </w:r>
    </w:p>
    <w:p w14:paraId="54FB2A26" w14:textId="77777777" w:rsidR="00C92174" w:rsidRPr="00DB197A" w:rsidRDefault="00C92174"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181F18" w:rsidRPr="00DB197A">
        <w:rPr>
          <w:rFonts w:asciiTheme="minorEastAsia" w:hAnsiTheme="minorEastAsia" w:hint="eastAsia"/>
          <w:sz w:val="24"/>
          <w:szCs w:val="24"/>
        </w:rPr>
        <w:t>由</w:t>
      </w:r>
      <w:r w:rsidR="00DB534F" w:rsidRPr="00DB197A">
        <w:rPr>
          <w:rFonts w:asciiTheme="minorEastAsia" w:hAnsiTheme="minorEastAsia" w:hint="eastAsia"/>
          <w:sz w:val="24"/>
          <w:szCs w:val="24"/>
        </w:rPr>
        <w:t>式（2.23）可以知，</w:t>
      </w:r>
      <w:r w:rsidR="00181F18" w:rsidRPr="00DB197A">
        <w:rPr>
          <w:rFonts w:asciiTheme="minorEastAsia" w:hAnsiTheme="minorEastAsia" w:hint="eastAsia"/>
          <w:sz w:val="24"/>
          <w:szCs w:val="24"/>
        </w:rPr>
        <w:t>PMSM电磁转矩的大小由电机永磁体磁场的大小以及定子电流矢量的幅值和相位控制。因此，对于固定的电机结构，电磁转矩的大小只由电机定子电流矢量来控制。通过坐标变换，可以将</w:t>
      </w:r>
      <w:r w:rsidR="00DB197A">
        <w:rPr>
          <w:rFonts w:asciiTheme="minorEastAsia" w:hAnsiTheme="minorEastAsia" w:hint="eastAsia"/>
          <w:sz w:val="24"/>
          <w:szCs w:val="24"/>
        </w:rPr>
        <w:t>永磁同步</w:t>
      </w:r>
      <w:r w:rsidR="00181F18" w:rsidRPr="00DB197A">
        <w:rPr>
          <w:rFonts w:asciiTheme="minorEastAsia" w:hAnsiTheme="minorEastAsia" w:hint="eastAsia"/>
          <w:sz w:val="24"/>
          <w:szCs w:val="24"/>
        </w:rPr>
        <w:t>电机等效为它励直流电机，</w:t>
      </w:r>
      <w:r w:rsidR="00DB197A">
        <w:rPr>
          <w:rFonts w:asciiTheme="minorEastAsia" w:hAnsiTheme="minorEastAsia" w:hint="eastAsia"/>
          <w:sz w:val="24"/>
          <w:szCs w:val="24"/>
        </w:rPr>
        <w:t>采取类似于直流电机的控制方法，</w:t>
      </w:r>
      <w:r w:rsidR="00181F18" w:rsidRPr="00DB197A">
        <w:rPr>
          <w:rFonts w:asciiTheme="minorEastAsia" w:hAnsiTheme="minorEastAsia" w:hint="eastAsia"/>
          <w:sz w:val="24"/>
          <w:szCs w:val="24"/>
        </w:rPr>
        <w:t>对其定子电流矢量的赋值和相位独立控制，以达到PMSM的矢量控制。</w:t>
      </w:r>
    </w:p>
    <w:p w14:paraId="428CD3CA" w14:textId="77777777" w:rsidR="00181F18" w:rsidRPr="00DB197A" w:rsidRDefault="00181F18"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9F66C3" w:rsidRPr="00DB197A">
        <w:rPr>
          <w:rFonts w:asciiTheme="minorEastAsia" w:hAnsiTheme="minorEastAsia" w:hint="eastAsia"/>
          <w:sz w:val="24"/>
          <w:szCs w:val="24"/>
        </w:rPr>
        <w:t>在d-q坐标系中，PMSM</w:t>
      </w:r>
      <w:r w:rsidR="002D285E">
        <w:rPr>
          <w:rFonts w:asciiTheme="minorEastAsia" w:hAnsiTheme="minorEastAsia" w:hint="eastAsia"/>
          <w:sz w:val="24"/>
          <w:szCs w:val="24"/>
        </w:rPr>
        <w:t>的转矩方程可表达为另一种形式</w:t>
      </w:r>
    </w:p>
    <w:p w14:paraId="2FA5BA03" w14:textId="77777777" w:rsidR="009F66C3" w:rsidRPr="00DB197A" w:rsidRDefault="00587B0A" w:rsidP="00587B0A">
      <w:pPr>
        <w:pStyle w:val="ad"/>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sinβ</m:t>
        </m:r>
      </m:oMath>
      <w:r w:rsidR="005D4C13" w:rsidRPr="00DB197A">
        <w:rPr>
          <w:rFonts w:hint="eastAsia"/>
        </w:rPr>
        <w:t xml:space="preserve">   </w:t>
      </w:r>
      <w:r>
        <w:rPr>
          <w:rFonts w:hint="eastAsia"/>
        </w:rPr>
        <w:t xml:space="preserve">           </w:t>
      </w:r>
      <w:r>
        <w:rPr>
          <w:rFonts w:hint="eastAsia"/>
        </w:rPr>
        <w:tab/>
      </w:r>
      <w:r w:rsidR="005D4C13" w:rsidRPr="00DB197A">
        <w:rPr>
          <w:rFonts w:hint="eastAsia"/>
        </w:rPr>
        <w:t>（3.1）</w:t>
      </w:r>
    </w:p>
    <w:p w14:paraId="03DDBF77" w14:textId="77777777" w:rsidR="0081337B" w:rsidRDefault="0081337B" w:rsidP="0081337B">
      <w:pPr>
        <w:spacing w:line="360" w:lineRule="auto"/>
        <w:ind w:firstLine="420"/>
        <w:rPr>
          <w:rFonts w:asciiTheme="minorEastAsia" w:hAnsiTheme="minorEastAsia"/>
          <w:sz w:val="24"/>
          <w:szCs w:val="24"/>
        </w:rPr>
      </w:pPr>
      <w:r>
        <w:rPr>
          <w:rFonts w:asciiTheme="minorEastAsia" w:hAnsiTheme="minorEastAsia" w:hint="eastAsia"/>
          <w:sz w:val="24"/>
          <w:szCs w:val="24"/>
        </w:rPr>
        <w:t>由上式可以看出，</w:t>
      </w:r>
      <w:r w:rsidR="00DB197A" w:rsidRPr="00DB197A">
        <w:rPr>
          <w:rFonts w:asciiTheme="minorEastAsia" w:hAnsiTheme="minorEastAsia" w:hint="eastAsia"/>
          <w:sz w:val="24"/>
          <w:szCs w:val="24"/>
        </w:rPr>
        <w:t>如果使转矩角</w:t>
      </w:r>
      <m:oMath>
        <m:r>
          <m:rPr>
            <m:sty m:val="p"/>
          </m:rPr>
          <w:rPr>
            <w:rFonts w:ascii="Cambria Math" w:hAnsi="Cambria Math"/>
            <w:sz w:val="24"/>
            <w:szCs w:val="24"/>
          </w:rPr>
          <m:t>β</m:t>
        </m:r>
        <m:r>
          <m:rPr>
            <m:sty m:val="p"/>
          </m:rPr>
          <w:rPr>
            <w:rFonts w:ascii="Cambria Math" w:hAnsi="Cambria Math" w:hint="eastAsia"/>
            <w:sz w:val="24"/>
            <w:szCs w:val="24"/>
          </w:rPr>
          <m:t>=</m:t>
        </m:r>
        <m:f>
          <m:fPr>
            <m:type m:val="skw"/>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2</m:t>
            </m:r>
          </m:den>
        </m:f>
      </m:oMath>
      <w:r w:rsidR="00DB197A" w:rsidRPr="00DB197A">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sinβ</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DB197A" w:rsidRPr="00DB197A">
        <w:rPr>
          <w:rFonts w:asciiTheme="minorEastAsia" w:hAnsiTheme="minorEastAsia" w:hint="eastAsia"/>
          <w:sz w:val="24"/>
          <w:szCs w:val="24"/>
        </w:rPr>
        <w:t>，此时定子电流在d轴上的分量为零，即</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DB197A" w:rsidRPr="00DB197A">
        <w:rPr>
          <w:rFonts w:asciiTheme="minorEastAsia" w:hAnsiTheme="minorEastAsia" w:hint="eastAsia"/>
          <w:sz w:val="24"/>
          <w:szCs w:val="24"/>
        </w:rPr>
        <w:t>，电机转矩达到最大。</w:t>
      </w:r>
      <w:r>
        <w:rPr>
          <w:rFonts w:asciiTheme="minorEastAsia" w:hAnsiTheme="minorEastAsia" w:hint="eastAsia"/>
          <w:sz w:val="24"/>
          <w:szCs w:val="24"/>
        </w:rPr>
        <w:t>在不需要高速控制的场合，</w:t>
      </w:r>
      <w:r w:rsidRPr="00DB197A">
        <w:rPr>
          <w:rFonts w:asciiTheme="minorEastAsia" w:hAnsiTheme="minorEastAsia" w:hint="eastAsia"/>
          <w:sz w:val="24"/>
          <w:szCs w:val="24"/>
        </w:rPr>
        <w:t>对于PMSM，</w:t>
      </w:r>
      <w:r>
        <w:rPr>
          <w:rFonts w:asciiTheme="minorEastAsia" w:hAnsiTheme="minorEastAsia" w:hint="eastAsia"/>
          <w:sz w:val="24"/>
          <w:szCs w:val="24"/>
        </w:rPr>
        <w:t>一般采取</w:t>
      </w:r>
      <w:commentRangeStart w:id="44"/>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Pr="00DB197A">
        <w:rPr>
          <w:rFonts w:asciiTheme="minorEastAsia" w:hAnsiTheme="minorEastAsia" w:hint="eastAsia"/>
          <w:sz w:val="24"/>
          <w:szCs w:val="24"/>
        </w:rPr>
        <w:t>，</w:t>
      </w:r>
      <w:r>
        <w:rPr>
          <w:rFonts w:asciiTheme="minorEastAsia" w:hAnsiTheme="minorEastAsia" w:hint="eastAsia"/>
          <w:sz w:val="24"/>
          <w:szCs w:val="24"/>
        </w:rPr>
        <w:t>此时</w:t>
      </w:r>
      <w:r w:rsidRPr="00DB197A">
        <w:rPr>
          <w:rFonts w:asciiTheme="minorEastAsia" w:hAnsiTheme="minorEastAsia"/>
          <w:sz w:val="24"/>
          <w:szCs w:val="24"/>
        </w:rPr>
        <w:t>可实现电机的最大转矩电流比控制</w:t>
      </w:r>
      <w:commentRangeEnd w:id="44"/>
      <w:r w:rsidR="002F32CF">
        <w:rPr>
          <w:rStyle w:val="af5"/>
        </w:rPr>
        <w:commentReference w:id="44"/>
      </w:r>
      <w:r w:rsidRPr="00DB197A">
        <w:rPr>
          <w:rFonts w:asciiTheme="minorEastAsia" w:hAnsiTheme="minorEastAsia" w:hint="eastAsia"/>
          <w:sz w:val="24"/>
          <w:szCs w:val="24"/>
        </w:rPr>
        <w:t>，</w:t>
      </w:r>
      <w:r w:rsidRPr="00DB197A">
        <w:rPr>
          <w:rFonts w:asciiTheme="minorEastAsia" w:hAnsiTheme="minorEastAsia"/>
          <w:sz w:val="24"/>
          <w:szCs w:val="24"/>
        </w:rPr>
        <w:t>其在电机的矢量控制中也最为常见</w:t>
      </w:r>
      <w:r w:rsidRPr="00DB197A">
        <w:rPr>
          <w:rFonts w:asciiTheme="minorEastAsia" w:hAnsiTheme="minorEastAsia" w:hint="eastAsia"/>
          <w:sz w:val="24"/>
          <w:szCs w:val="24"/>
        </w:rPr>
        <w:t>。</w:t>
      </w:r>
    </w:p>
    <w:p w14:paraId="6D06D872" w14:textId="77777777" w:rsidR="009F66C3" w:rsidRPr="00DB197A" w:rsidRDefault="005D4C13" w:rsidP="00DB197A">
      <w:pPr>
        <w:spacing w:line="360" w:lineRule="auto"/>
        <w:ind w:firstLine="420"/>
        <w:rPr>
          <w:rFonts w:asciiTheme="minorEastAsia" w:hAnsiTheme="minorEastAsia"/>
          <w:sz w:val="24"/>
          <w:szCs w:val="24"/>
        </w:rPr>
      </w:pPr>
      <w:r w:rsidRPr="00DB197A">
        <w:rPr>
          <w:rFonts w:asciiTheme="minorEastAsia" w:hAnsiTheme="minorEastAsia" w:hint="eastAsia"/>
          <w:sz w:val="24"/>
          <w:szCs w:val="24"/>
        </w:rPr>
        <w:t>因为电机转子永磁体磁链</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sidRPr="00DB197A">
        <w:rPr>
          <w:rFonts w:asciiTheme="minorEastAsia" w:hAnsiTheme="minorEastAsia"/>
          <w:sz w:val="24"/>
          <w:szCs w:val="24"/>
        </w:rPr>
        <w:t>只随温度做一定范围内的变化</w:t>
      </w:r>
      <w:r w:rsidRPr="00DB197A">
        <w:rPr>
          <w:rFonts w:asciiTheme="minorEastAsia" w:hAnsiTheme="minorEastAsia" w:hint="eastAsia"/>
          <w:sz w:val="24"/>
          <w:szCs w:val="24"/>
        </w:rPr>
        <w:t>，</w:t>
      </w:r>
      <w:r w:rsidR="0081337B">
        <w:rPr>
          <w:rFonts w:asciiTheme="minorEastAsia" w:hAnsiTheme="minorEastAsia" w:hint="eastAsia"/>
          <w:sz w:val="24"/>
          <w:szCs w:val="24"/>
        </w:rPr>
        <w:t>其电磁转矩只随定子电流的变化而变化，</w:t>
      </w:r>
      <w:r w:rsidRPr="00DB197A">
        <w:rPr>
          <w:rFonts w:asciiTheme="minorEastAsia" w:hAnsiTheme="minorEastAsia"/>
          <w:sz w:val="24"/>
          <w:szCs w:val="24"/>
        </w:rPr>
        <w:t>所以可以通过控制转矩电流</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Pr="00DB197A">
        <w:rPr>
          <w:rFonts w:asciiTheme="minorEastAsia" w:hAnsiTheme="minorEastAsia" w:hint="eastAsia"/>
          <w:sz w:val="24"/>
          <w:szCs w:val="24"/>
        </w:rPr>
        <w:t>达到控制电磁转矩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Pr="00DB197A">
        <w:rPr>
          <w:rFonts w:asciiTheme="minorEastAsia" w:hAnsiTheme="minorEastAsia" w:hint="eastAsia"/>
          <w:sz w:val="24"/>
          <w:szCs w:val="24"/>
        </w:rPr>
        <w:t>的目的。</w:t>
      </w:r>
    </w:p>
    <w:p w14:paraId="3AAA91AA" w14:textId="77777777" w:rsidR="005D1585" w:rsidRPr="00BA4BF3" w:rsidRDefault="00970219" w:rsidP="00DB197A">
      <w:pPr>
        <w:pStyle w:val="2"/>
        <w:rPr>
          <w:rFonts w:ascii="黑体" w:hAnsi="黑体"/>
          <w:sz w:val="28"/>
          <w:szCs w:val="28"/>
        </w:rPr>
      </w:pPr>
      <w:bookmarkStart w:id="45" w:name="_Toc34901661"/>
      <w:r w:rsidRPr="00BA4BF3">
        <w:rPr>
          <w:rFonts w:ascii="黑体" w:hAnsi="黑体" w:hint="eastAsia"/>
          <w:sz w:val="28"/>
          <w:szCs w:val="28"/>
        </w:rPr>
        <w:lastRenderedPageBreak/>
        <w:t>3.</w:t>
      </w:r>
      <w:r w:rsidR="0022368D" w:rsidRPr="00BA4BF3">
        <w:rPr>
          <w:rFonts w:ascii="黑体" w:hAnsi="黑体" w:hint="eastAsia"/>
          <w:sz w:val="28"/>
          <w:szCs w:val="28"/>
        </w:rPr>
        <w:t>2</w:t>
      </w:r>
      <w:r w:rsidR="005D1585" w:rsidRPr="00BA4BF3">
        <w:rPr>
          <w:rFonts w:ascii="黑体" w:hAnsi="黑体" w:hint="eastAsia"/>
          <w:sz w:val="28"/>
          <w:szCs w:val="28"/>
        </w:rPr>
        <w:t>电压型 PWM逆变器控制技术</w:t>
      </w:r>
      <w:bookmarkEnd w:id="45"/>
    </w:p>
    <w:p w14:paraId="3CA2F12A" w14:textId="77777777" w:rsidR="00B43792" w:rsidRPr="00C433B6" w:rsidRDefault="009526A8" w:rsidP="00C433B6">
      <w:pPr>
        <w:spacing w:line="360" w:lineRule="auto"/>
        <w:rPr>
          <w:rFonts w:asciiTheme="minorEastAsia" w:hAnsiTheme="minorEastAsia"/>
          <w:sz w:val="24"/>
          <w:szCs w:val="24"/>
        </w:rPr>
      </w:pPr>
      <w:r>
        <w:rPr>
          <w:rFonts w:hint="eastAsia"/>
        </w:rPr>
        <w:tab/>
      </w:r>
      <w:r w:rsidR="00F00471" w:rsidRPr="00C433B6">
        <w:rPr>
          <w:rFonts w:asciiTheme="minorEastAsia" w:hAnsiTheme="minorEastAsia" w:hint="eastAsia"/>
          <w:sz w:val="24"/>
          <w:szCs w:val="24"/>
        </w:rPr>
        <w:t>采用空间电压矢量脉宽调制控制算法的电机控制系统如图3.1所示。</w:t>
      </w:r>
      <w:r w:rsidR="00B43792" w:rsidRPr="00C433B6">
        <w:rPr>
          <w:rFonts w:asciiTheme="minorEastAsia" w:hAnsiTheme="minorEastAsia" w:hint="eastAsia"/>
          <w:sz w:val="24"/>
          <w:szCs w:val="24"/>
        </w:rPr>
        <w:t>该系统采用双闭环控制，即电流型内环控制和转速外环控制。如图所示，首先将给定转速</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ref</m:t>
            </m:r>
          </m:sub>
        </m:sSub>
      </m:oMath>
      <w:r w:rsidR="00B43792" w:rsidRPr="00C433B6">
        <w:rPr>
          <w:rFonts w:asciiTheme="minorEastAsia" w:hAnsiTheme="minorEastAsia" w:hint="eastAsia"/>
          <w:sz w:val="24"/>
          <w:szCs w:val="24"/>
        </w:rPr>
        <w:t>与经传感器采以及计算得到的实际转速</w:t>
      </w:r>
      <m:oMath>
        <m:r>
          <m:rPr>
            <m:sty m:val="p"/>
          </m:rPr>
          <w:rPr>
            <w:rFonts w:ascii="Cambria Math" w:hAnsi="Cambria Math"/>
            <w:sz w:val="24"/>
            <w:szCs w:val="24"/>
          </w:rPr>
          <m:t>ω</m:t>
        </m:r>
      </m:oMath>
      <w:r w:rsidR="00B43792" w:rsidRPr="00C433B6">
        <w:rPr>
          <w:rFonts w:asciiTheme="minorEastAsia" w:hAnsiTheme="minorEastAsia"/>
          <w:sz w:val="24"/>
          <w:szCs w:val="24"/>
        </w:rPr>
        <w:t>进行比较</w:t>
      </w:r>
      <w:r w:rsidR="00B43792" w:rsidRPr="00C433B6">
        <w:rPr>
          <w:rFonts w:asciiTheme="minorEastAsia" w:hAnsiTheme="minorEastAsia" w:hint="eastAsia"/>
          <w:sz w:val="24"/>
          <w:szCs w:val="24"/>
        </w:rPr>
        <w:t>，</w:t>
      </w:r>
      <w:r w:rsidR="00B43792" w:rsidRPr="00C433B6">
        <w:rPr>
          <w:rFonts w:asciiTheme="minorEastAsia" w:hAnsiTheme="minorEastAsia"/>
          <w:sz w:val="24"/>
          <w:szCs w:val="24"/>
        </w:rPr>
        <w:t>通过速度环</w:t>
      </w:r>
      <w:r w:rsidR="00B43792" w:rsidRPr="00C433B6">
        <w:rPr>
          <w:rFonts w:asciiTheme="minorEastAsia" w:hAnsiTheme="minorEastAsia" w:hint="eastAsia"/>
          <w:sz w:val="24"/>
          <w:szCs w:val="24"/>
        </w:rPr>
        <w:t>PI调节器调制之后得到给定的q轴参考电流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hint="eastAsia"/>
          <w:sz w:val="24"/>
          <w:szCs w:val="24"/>
        </w:rPr>
        <w:t>。然后，将给定的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r>
              <w:rPr>
                <w:rFonts w:ascii="Cambria Math" w:hAnsi="Cambria Math"/>
                <w:sz w:val="24"/>
                <w:szCs w:val="24"/>
              </w:rPr>
              <m:t>ref</m:t>
            </m:r>
          </m:sub>
        </m:sSub>
        <m:r>
          <w:rPr>
            <w:rFonts w:ascii="Cambria Math" w:hAnsi="Cambria Math" w:hint="eastAsia"/>
            <w:sz w:val="24"/>
            <w:szCs w:val="24"/>
          </w:rPr>
          <m:t>=</m:t>
        </m:r>
        <m:r>
          <w:rPr>
            <w:rFonts w:ascii="Cambria Math" w:hAnsi="Cambria Math"/>
            <w:sz w:val="24"/>
            <w:szCs w:val="24"/>
          </w:rPr>
          <m:t>0</m:t>
        </m:r>
      </m:oMath>
      <w:r w:rsidR="00DD3B5D" w:rsidRPr="00C433B6">
        <w:rPr>
          <w:rFonts w:asciiTheme="minorEastAsia" w:hAnsiTheme="minorEastAsia"/>
          <w:sz w:val="24"/>
          <w:szCs w:val="24"/>
        </w:rPr>
        <w:t>与给定的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sz w:val="24"/>
          <w:szCs w:val="24"/>
        </w:rPr>
        <w:t>分别电流传感器采集并计算得到的实际电流分量</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sub>
        </m:sSub>
      </m:oMath>
      <w:r w:rsidR="00DD3B5D" w:rsidRPr="00C433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DD3B5D" w:rsidRPr="00C433B6">
        <w:rPr>
          <w:rFonts w:asciiTheme="minorEastAsia" w:hAnsiTheme="minorEastAsia"/>
          <w:sz w:val="24"/>
          <w:szCs w:val="24"/>
        </w:rPr>
        <w:t>构成连个电流闭环控制器</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qref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dref</m:t>
            </m:r>
          </m:sub>
        </m:sSub>
      </m:oMath>
      <w:r w:rsidR="00DD3B5D" w:rsidRPr="00C433B6">
        <w:rPr>
          <w:rFonts w:asciiTheme="minorEastAsia" w:hAnsiTheme="minorEastAsia" w:hint="eastAsia"/>
          <w:sz w:val="24"/>
          <w:szCs w:val="24"/>
        </w:rPr>
        <w:t>，在经过坐标变换到两相静止坐标系，输出空间矢量脉宽调制所需的</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βref</m:t>
            </m:r>
          </m:sub>
        </m:sSub>
      </m:oMath>
      <w:r w:rsidR="00DD3B5D" w:rsidRPr="00C433B6">
        <w:rPr>
          <w:rFonts w:asciiTheme="minorEastAsia" w:hAnsiTheme="minorEastAsia" w:hint="eastAsia"/>
          <w:sz w:val="24"/>
          <w:szCs w:val="24"/>
        </w:rPr>
        <w:t>。</w:t>
      </w:r>
      <w:r w:rsidR="00DD3B5D" w:rsidRPr="00C433B6">
        <w:rPr>
          <w:rFonts w:asciiTheme="minorEastAsia" w:hAnsiTheme="minorEastAsia"/>
          <w:sz w:val="24"/>
          <w:szCs w:val="24"/>
        </w:rPr>
        <w:t>最后</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通过</w:t>
      </w:r>
      <w:r w:rsidR="00DD3B5D" w:rsidRPr="00C433B6">
        <w:rPr>
          <w:rFonts w:asciiTheme="minorEastAsia" w:hAnsiTheme="minorEastAsia" w:hint="eastAsia"/>
          <w:sz w:val="24"/>
          <w:szCs w:val="24"/>
        </w:rPr>
        <w:t>SVPWM控制技术产生逆变器所需的PWM控制信号，以此来实现电机磁场的近圆运动轨迹。</w:t>
      </w:r>
    </w:p>
    <w:p w14:paraId="520A99E5" w14:textId="77777777" w:rsidR="00C433B6" w:rsidRDefault="008F3996" w:rsidP="00C433B6">
      <w:pPr>
        <w:jc w:val="center"/>
        <w:rPr>
          <w:sz w:val="24"/>
          <w:szCs w:val="24"/>
        </w:rPr>
      </w:pPr>
      <w:r>
        <w:rPr>
          <w:sz w:val="24"/>
          <w:szCs w:val="24"/>
        </w:rPr>
        <w:object w:dxaOrig="16215" w:dyaOrig="7650" w14:anchorId="34A9E10B">
          <v:shape id="_x0000_i1030" type="#_x0000_t75" style="width:421.8pt;height:199.7pt" o:ole="">
            <v:imagedata r:id="rId36" o:title=""/>
          </v:shape>
          <o:OLEObject Type="Embed" ProgID="Visio.Drawing.15" ShapeID="_x0000_i1030" DrawAspect="Content" ObjectID="_1645864367" r:id="rId37"/>
        </w:object>
      </w:r>
      <w:r w:rsidR="00DD3B5D" w:rsidRPr="00407C4E">
        <w:rPr>
          <w:rFonts w:asciiTheme="minorEastAsia" w:hAnsiTheme="minorEastAsia"/>
          <w:b/>
          <w:szCs w:val="21"/>
        </w:rPr>
        <w:t>图</w:t>
      </w:r>
      <w:r w:rsidR="00DD3B5D" w:rsidRPr="00407C4E">
        <w:rPr>
          <w:rFonts w:asciiTheme="minorEastAsia" w:hAnsiTheme="minorEastAsia" w:hint="eastAsia"/>
          <w:b/>
          <w:szCs w:val="21"/>
        </w:rPr>
        <w:t>3.1 电压型矢量控制系统</w:t>
      </w:r>
    </w:p>
    <w:p w14:paraId="7BBEC486" w14:textId="77777777" w:rsidR="00C433B6" w:rsidRPr="00BA4BF3" w:rsidRDefault="00970219" w:rsidP="00C433B6">
      <w:pPr>
        <w:pStyle w:val="2"/>
        <w:rPr>
          <w:rFonts w:ascii="黑体" w:hAnsi="黑体"/>
          <w:sz w:val="28"/>
          <w:szCs w:val="28"/>
        </w:rPr>
      </w:pPr>
      <w:bookmarkStart w:id="46" w:name="_Toc34901662"/>
      <w:r w:rsidRPr="00BA4BF3">
        <w:rPr>
          <w:rFonts w:ascii="黑体" w:hAnsi="黑体" w:hint="eastAsia"/>
          <w:sz w:val="28"/>
          <w:szCs w:val="28"/>
        </w:rPr>
        <w:t>3.</w:t>
      </w:r>
      <w:r w:rsidR="0022368D" w:rsidRPr="00BA4BF3">
        <w:rPr>
          <w:rFonts w:ascii="黑体" w:hAnsi="黑体" w:hint="eastAsia"/>
          <w:sz w:val="28"/>
          <w:szCs w:val="28"/>
        </w:rPr>
        <w:t>3</w:t>
      </w:r>
      <w:r w:rsidRPr="00BA4BF3">
        <w:rPr>
          <w:rFonts w:ascii="黑体" w:hAnsi="黑体" w:hint="eastAsia"/>
          <w:sz w:val="28"/>
          <w:szCs w:val="28"/>
        </w:rPr>
        <w:t>空间矢量脉宽调制（SVPWM）</w:t>
      </w:r>
      <w:bookmarkEnd w:id="46"/>
      <w:r w:rsidRPr="00BA4BF3">
        <w:rPr>
          <w:rFonts w:ascii="黑体" w:hAnsi="黑体" w:hint="eastAsia"/>
          <w:sz w:val="28"/>
          <w:szCs w:val="28"/>
        </w:rPr>
        <w:t xml:space="preserve"> </w:t>
      </w:r>
    </w:p>
    <w:p w14:paraId="60863CD1" w14:textId="77777777" w:rsidR="00D82E00" w:rsidRPr="00E31192" w:rsidRDefault="00D82E00" w:rsidP="00E31192">
      <w:pPr>
        <w:spacing w:line="360" w:lineRule="auto"/>
        <w:rPr>
          <w:rFonts w:asciiTheme="minorEastAsia" w:hAnsiTheme="minorEastAsia"/>
          <w:sz w:val="24"/>
          <w:szCs w:val="24"/>
        </w:rPr>
      </w:pPr>
      <w:r w:rsidRPr="00E31192">
        <w:rPr>
          <w:rFonts w:asciiTheme="minorEastAsia" w:hAnsiTheme="minorEastAsia" w:hint="eastAsia"/>
          <w:sz w:val="24"/>
          <w:szCs w:val="24"/>
        </w:rPr>
        <w:tab/>
        <w:t>SVPWM控制是根据交流变换器空间电压矢量切换，将电机</w:t>
      </w:r>
      <w:commentRangeStart w:id="47"/>
      <w:r w:rsidRPr="00E31192">
        <w:rPr>
          <w:rFonts w:asciiTheme="minorEastAsia" w:hAnsiTheme="minorEastAsia" w:hint="eastAsia"/>
          <w:sz w:val="24"/>
          <w:szCs w:val="24"/>
        </w:rPr>
        <w:t>可</w:t>
      </w:r>
      <w:commentRangeEnd w:id="47"/>
      <w:r w:rsidR="0015225F">
        <w:rPr>
          <w:rStyle w:val="af5"/>
        </w:rPr>
        <w:commentReference w:id="47"/>
      </w:r>
      <w:r w:rsidRPr="00E31192">
        <w:rPr>
          <w:rFonts w:asciiTheme="minorEastAsia" w:hAnsiTheme="minorEastAsia" w:hint="eastAsia"/>
          <w:sz w:val="24"/>
          <w:szCs w:val="24"/>
        </w:rPr>
        <w:t>逆变器看做一个整体，利用线圈产生的磁场去逼近准圆形磁场来控制三相桥的PWM开关信号</w:t>
      </w:r>
      <w:r w:rsidR="000501FA">
        <w:rPr>
          <w:rFonts w:asciiTheme="minorEastAsia" w:hAnsiTheme="minorEastAsia" w:hint="eastAsia"/>
          <w:sz w:val="24"/>
          <w:szCs w:val="24"/>
        </w:rPr>
        <w:t>，即将三相对称的正弦电压所产生的理想磁场作为参照</w:t>
      </w:r>
      <w:r w:rsidRPr="00E31192">
        <w:rPr>
          <w:rFonts w:asciiTheme="minorEastAsia" w:hAnsiTheme="minorEastAsia" w:hint="eastAsia"/>
          <w:sz w:val="24"/>
          <w:szCs w:val="24"/>
        </w:rPr>
        <w:t>。其实质上是对应于电机电压逆变器功率器件的开关顺序和脉宽大小的一种特殊组合，这种组合能在电机定子线圈上产生互差120°电角度、失真较小的三相正弦电流波形</w:t>
      </w:r>
      <w:r w:rsidR="000501FA">
        <w:rPr>
          <w:rFonts w:asciiTheme="minorEastAsia" w:hAnsiTheme="minorEastAsia" w:hint="eastAsia"/>
          <w:sz w:val="24"/>
          <w:szCs w:val="24"/>
        </w:rPr>
        <w:t>，使电机处于固定的幅值，并且可以随着电机转子磁场的旋转而旋转</w:t>
      </w:r>
      <w:r w:rsidRPr="00E31192">
        <w:rPr>
          <w:rFonts w:asciiTheme="minorEastAsia" w:hAnsiTheme="minorEastAsia" w:hint="eastAsia"/>
          <w:sz w:val="24"/>
          <w:szCs w:val="24"/>
        </w:rPr>
        <w:t>。</w:t>
      </w:r>
    </w:p>
    <w:p w14:paraId="18D80CBF" w14:textId="77777777" w:rsidR="00C433B6" w:rsidRPr="00C433B6" w:rsidRDefault="00C433B6" w:rsidP="00C433B6"/>
    <w:p w14:paraId="336DC7AA" w14:textId="77777777" w:rsidR="00C433B6" w:rsidRPr="00BA4BF3" w:rsidRDefault="00970219" w:rsidP="00E31192">
      <w:pPr>
        <w:pStyle w:val="3"/>
        <w:rPr>
          <w:rFonts w:ascii="黑体" w:eastAsia="黑体" w:hAnsi="黑体"/>
          <w:sz w:val="24"/>
          <w:szCs w:val="24"/>
        </w:rPr>
      </w:pPr>
      <w:bookmarkStart w:id="48" w:name="_Toc34901663"/>
      <w:r w:rsidRPr="00BA4BF3">
        <w:rPr>
          <w:rFonts w:ascii="黑体" w:eastAsia="黑体" w:hAnsi="黑体" w:hint="eastAsia"/>
          <w:sz w:val="24"/>
          <w:szCs w:val="24"/>
        </w:rPr>
        <w:t>3.</w:t>
      </w:r>
      <w:r w:rsidR="0022368D" w:rsidRPr="00BA4BF3">
        <w:rPr>
          <w:rFonts w:ascii="黑体" w:eastAsia="黑体" w:hAnsi="黑体" w:hint="eastAsia"/>
          <w:sz w:val="24"/>
          <w:szCs w:val="24"/>
        </w:rPr>
        <w:t>3</w:t>
      </w:r>
      <w:r w:rsidRPr="00BA4BF3">
        <w:rPr>
          <w:rFonts w:ascii="黑体" w:eastAsia="黑体" w:hAnsi="黑体" w:hint="eastAsia"/>
          <w:sz w:val="24"/>
          <w:szCs w:val="24"/>
        </w:rPr>
        <w:t>.1三相电量空间矢量表示</w:t>
      </w:r>
      <w:bookmarkEnd w:id="48"/>
    </w:p>
    <w:p w14:paraId="15919B27" w14:textId="77777777" w:rsidR="001E2600" w:rsidRDefault="001452D0" w:rsidP="00124EE0">
      <w:pPr>
        <w:spacing w:line="360" w:lineRule="auto"/>
        <w:ind w:right="960" w:firstLineChars="200" w:firstLine="480"/>
        <w:rPr>
          <w:rFonts w:asciiTheme="minorEastAsia" w:hAnsiTheme="minorEastAsia"/>
          <w:sz w:val="24"/>
          <w:szCs w:val="24"/>
        </w:rPr>
      </w:pPr>
      <w:r w:rsidRPr="0087484E">
        <w:rPr>
          <w:rFonts w:asciiTheme="minorEastAsia" w:hAnsiTheme="minorEastAsia" w:hint="eastAsia"/>
          <w:sz w:val="24"/>
          <w:szCs w:val="24"/>
        </w:rPr>
        <w:t>假设将三相正弦电压的瞬时值表示为</w:t>
      </w:r>
    </w:p>
    <w:p w14:paraId="0DF9EB35" w14:textId="77777777" w:rsidR="001E2600" w:rsidRPr="0087484E" w:rsidRDefault="00587B0A" w:rsidP="00587B0A">
      <w:pPr>
        <w:pStyle w:val="ad"/>
      </w:pPr>
      <w:r>
        <w:rPr>
          <w:rFonts w:hint="eastAsia"/>
        </w:rPr>
        <w:tab/>
      </w:r>
      <w:r w:rsidR="0087484E">
        <w:rPr>
          <w:rFonts w:hint="eastAsia"/>
        </w:rPr>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w:rPr>
                    <w:rFonts w:ascii="Cambria Math" w:hAnsi="Cambria Math"/>
                  </w:rPr>
                  <m:t>sinωt</m:t>
                </m:r>
              </m:e>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qArr>
          </m:e>
        </m:d>
      </m:oMath>
      <w:r>
        <w:rPr>
          <w:rFonts w:hint="eastAsia"/>
        </w:rPr>
        <w:t xml:space="preserve">                </w:t>
      </w:r>
      <w:r>
        <w:rPr>
          <w:rFonts w:hint="eastAsia"/>
        </w:rPr>
        <w:tab/>
        <w:t xml:space="preserve"> </w:t>
      </w:r>
      <w:r w:rsidR="001E2600" w:rsidRPr="0087484E">
        <w:rPr>
          <w:rFonts w:hint="eastAsia"/>
        </w:rPr>
        <w:t>（3.2）</w:t>
      </w:r>
    </w:p>
    <w:p w14:paraId="47C10108" w14:textId="77777777" w:rsidR="00016EBD" w:rsidRDefault="001E2600" w:rsidP="0087484E">
      <w:pPr>
        <w:spacing w:line="360" w:lineRule="auto"/>
        <w:rPr>
          <w:rFonts w:asciiTheme="minorEastAsia" w:hAnsiTheme="minorEastAsia"/>
          <w:sz w:val="24"/>
          <w:szCs w:val="24"/>
        </w:rPr>
      </w:pPr>
      <w:r w:rsidRPr="0087484E">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oMath>
      <w:r w:rsidRPr="0087484E">
        <w:rPr>
          <w:rFonts w:asciiTheme="minorEastAsia" w:hAnsiTheme="minorEastAsia" w:hint="eastAsia"/>
          <w:sz w:val="24"/>
          <w:szCs w:val="24"/>
        </w:rPr>
        <w:t>为相电压幅值；</w:t>
      </w:r>
      <m:oMath>
        <m:r>
          <w:rPr>
            <w:rFonts w:ascii="Cambria Math" w:hAnsi="Cambria Math"/>
            <w:sz w:val="24"/>
            <w:szCs w:val="24"/>
          </w:rPr>
          <m:t>ω</m:t>
        </m:r>
        <m:r>
          <w:rPr>
            <w:rFonts w:ascii="Cambria Math" w:hAnsi="Cambria Math" w:hint="eastAsia"/>
            <w:sz w:val="24"/>
            <w:szCs w:val="24"/>
          </w:rPr>
          <m:t>=</m:t>
        </m:r>
        <m:r>
          <w:rPr>
            <w:rFonts w:ascii="Cambria Math" w:hAnsi="Cambria Math"/>
            <w:sz w:val="24"/>
            <w:szCs w:val="24"/>
          </w:rPr>
          <m:t>2πf</m:t>
        </m:r>
      </m:oMath>
      <w:r w:rsidRPr="0087484E">
        <w:rPr>
          <w:rFonts w:asciiTheme="minorEastAsia" w:hAnsiTheme="minorEastAsia"/>
          <w:sz w:val="24"/>
          <w:szCs w:val="24"/>
        </w:rPr>
        <w:t>为相电压角频率</w:t>
      </w:r>
      <w:r w:rsidRPr="0087484E">
        <w:rPr>
          <w:rFonts w:asciiTheme="minorEastAsia" w:hAnsiTheme="minorEastAsia" w:hint="eastAsia"/>
          <w:sz w:val="24"/>
          <w:szCs w:val="24"/>
        </w:rPr>
        <w:t>；</w:t>
      </w:r>
    </w:p>
    <w:p w14:paraId="52517343" w14:textId="77777777" w:rsidR="0087484E" w:rsidRDefault="0087484E" w:rsidP="008748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电机三相定子绕组</w:t>
      </w:r>
      <w:r w:rsidR="001E2600">
        <w:rPr>
          <w:rFonts w:asciiTheme="minorEastAsia" w:hAnsiTheme="minorEastAsia" w:hint="eastAsia"/>
          <w:sz w:val="24"/>
          <w:szCs w:val="24"/>
        </w:rPr>
        <w:t>在空间互差120°，由park变换，定义三相电压空间矢量为</w:t>
      </w:r>
    </w:p>
    <w:p w14:paraId="19BFA5A3" w14:textId="77777777" w:rsidR="001E2600" w:rsidRDefault="00587B0A" w:rsidP="00587B0A">
      <w:pPr>
        <w:pStyle w:val="ad"/>
      </w:pPr>
      <w:r>
        <w:rPr>
          <w:rFonts w:hint="eastAsia"/>
        </w:rPr>
        <w:tab/>
      </w:r>
      <m:oMath>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j</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oMath>
      <w:r w:rsidR="000501FA">
        <w:rPr>
          <w:rFonts w:hint="eastAsia"/>
        </w:rPr>
        <w:t xml:space="preserve">                  </w:t>
      </w:r>
      <w:r>
        <w:rPr>
          <w:rFonts w:hint="eastAsia"/>
        </w:rPr>
        <w:tab/>
      </w:r>
      <w:r w:rsidR="000501FA">
        <w:rPr>
          <w:rFonts w:hint="eastAsia"/>
        </w:rPr>
        <w:t>（3.3）</w:t>
      </w:r>
    </w:p>
    <w:p w14:paraId="68421EF3" w14:textId="77777777" w:rsidR="001E2600" w:rsidRDefault="001E2600" w:rsidP="002D285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由上式可知，三相正弦电压对应的空间电压矢量的运动轨迹如图3.3所示</w:t>
      </w:r>
      <w:r w:rsidR="000501FA">
        <w:rPr>
          <w:rFonts w:asciiTheme="minorEastAsia" w:hAnsiTheme="minorEastAsia" w:hint="eastAsia"/>
          <w:sz w:val="24"/>
          <w:szCs w:val="24"/>
        </w:rPr>
        <w:t>。由图可知，电压空间矢量的运动轨迹为圆，并且以角频率</w:t>
      </w:r>
      <m:oMath>
        <m:r>
          <w:rPr>
            <w:rFonts w:ascii="Cambria Math" w:hAnsi="Cambria Math"/>
            <w:sz w:val="24"/>
            <w:szCs w:val="24"/>
          </w:rPr>
          <m:t>ω</m:t>
        </m:r>
      </m:oMath>
      <w:r w:rsidR="000501FA">
        <w:rPr>
          <w:rFonts w:asciiTheme="minorEastAsia" w:hAnsiTheme="minorEastAsia"/>
          <w:sz w:val="24"/>
          <w:szCs w:val="24"/>
        </w:rPr>
        <w:t>旋转</w:t>
      </w:r>
      <w:r w:rsidR="000501FA">
        <w:rPr>
          <w:rFonts w:asciiTheme="minorEastAsia" w:hAnsiTheme="minorEastAsia" w:hint="eastAsia"/>
          <w:sz w:val="24"/>
          <w:szCs w:val="24"/>
        </w:rPr>
        <w:t>。</w:t>
      </w:r>
      <w:r w:rsidR="000501FA">
        <w:rPr>
          <w:rFonts w:asciiTheme="minorEastAsia" w:hAnsiTheme="minorEastAsia"/>
          <w:sz w:val="24"/>
          <w:szCs w:val="24"/>
        </w:rPr>
        <w:t>这就是理想的</w:t>
      </w:r>
      <w:r w:rsidR="00124EE0">
        <w:rPr>
          <w:rFonts w:asciiTheme="minorEastAsia" w:hAnsiTheme="minorEastAsia"/>
          <w:sz w:val="24"/>
          <w:szCs w:val="24"/>
        </w:rPr>
        <w:t>三相正弦电压矢量轨迹</w:t>
      </w:r>
      <w:r w:rsidR="00124EE0">
        <w:rPr>
          <w:rFonts w:asciiTheme="minorEastAsia" w:hAnsiTheme="minorEastAsia" w:hint="eastAsia"/>
          <w:sz w:val="24"/>
          <w:szCs w:val="24"/>
        </w:rPr>
        <w:t>，</w:t>
      </w:r>
      <w:r w:rsidR="00124EE0">
        <w:rPr>
          <w:rFonts w:asciiTheme="minorEastAsia" w:hAnsiTheme="minorEastAsia"/>
          <w:sz w:val="24"/>
          <w:szCs w:val="24"/>
        </w:rPr>
        <w:t>根据矢量变换的可逆性</w:t>
      </w:r>
      <w:r w:rsidR="00124EE0">
        <w:rPr>
          <w:rFonts w:asciiTheme="minorEastAsia" w:hAnsiTheme="minorEastAsia" w:hint="eastAsia"/>
          <w:sz w:val="24"/>
          <w:szCs w:val="24"/>
        </w:rPr>
        <w:t>，</w:t>
      </w:r>
      <w:r w:rsidR="00124EE0">
        <w:rPr>
          <w:rFonts w:asciiTheme="minorEastAsia" w:hAnsiTheme="minorEastAsia"/>
          <w:sz w:val="24"/>
          <w:szCs w:val="24"/>
        </w:rPr>
        <w:t>若空间电压矢量的运动轨迹也为一个理想圆</w:t>
      </w:r>
      <w:r w:rsidR="00124EE0">
        <w:rPr>
          <w:rFonts w:asciiTheme="minorEastAsia" w:hAnsiTheme="minorEastAsia" w:hint="eastAsia"/>
          <w:sz w:val="24"/>
          <w:szCs w:val="24"/>
        </w:rPr>
        <w:t>，</w:t>
      </w:r>
      <w:r w:rsidR="00124EE0">
        <w:rPr>
          <w:rFonts w:asciiTheme="minorEastAsia" w:hAnsiTheme="minorEastAsia"/>
          <w:sz w:val="24"/>
          <w:szCs w:val="24"/>
        </w:rPr>
        <w:t>则其所对应的三相电压就更接近于理想的三相对称正弦电压信号</w:t>
      </w:r>
      <w:r w:rsidR="00124EE0">
        <w:rPr>
          <w:rFonts w:asciiTheme="minorEastAsia" w:hAnsiTheme="minorEastAsia" w:hint="eastAsia"/>
          <w:sz w:val="24"/>
          <w:szCs w:val="24"/>
        </w:rPr>
        <w:t>，</w:t>
      </w:r>
      <w:r w:rsidR="00124EE0">
        <w:rPr>
          <w:rFonts w:asciiTheme="minorEastAsia" w:hAnsiTheme="minorEastAsia"/>
          <w:sz w:val="24"/>
          <w:szCs w:val="24"/>
        </w:rPr>
        <w:t>而逆变器所要追求的</w:t>
      </w:r>
      <w:r w:rsidR="00124EE0">
        <w:rPr>
          <w:rFonts w:asciiTheme="minorEastAsia" w:hAnsiTheme="minorEastAsia" w:hint="eastAsia"/>
          <w:sz w:val="24"/>
          <w:szCs w:val="24"/>
        </w:rPr>
        <w:t>理想输出就是三相对称正弦波。</w:t>
      </w:r>
    </w:p>
    <w:p w14:paraId="4BAA4E15" w14:textId="77777777" w:rsidR="00841D8B" w:rsidRDefault="000501FA" w:rsidP="000501FA">
      <w:pPr>
        <w:spacing w:line="360" w:lineRule="auto"/>
        <w:jc w:val="center"/>
        <w:rPr>
          <w:rFonts w:asciiTheme="minorEastAsia" w:hAnsiTheme="minorEastAsia"/>
          <w:sz w:val="24"/>
          <w:szCs w:val="24"/>
        </w:rPr>
      </w:pPr>
      <w:r>
        <w:rPr>
          <w:rFonts w:asciiTheme="minorEastAsia" w:hAnsiTheme="minorEastAsia"/>
          <w:sz w:val="24"/>
          <w:szCs w:val="24"/>
        </w:rPr>
        <w:object w:dxaOrig="3510" w:dyaOrig="3315" w14:anchorId="742B3231">
          <v:shape id="_x0000_i1031" type="#_x0000_t75" style="width:221.45pt;height:209.2pt" o:ole="">
            <v:imagedata r:id="rId38" o:title=""/>
          </v:shape>
          <o:OLEObject Type="Embed" ProgID="Visio.Drawing.15" ShapeID="_x0000_i1031" DrawAspect="Content" ObjectID="_1645864368" r:id="rId39"/>
        </w:object>
      </w:r>
    </w:p>
    <w:p w14:paraId="5F82547E" w14:textId="77777777" w:rsidR="000501FA" w:rsidRPr="00407C4E" w:rsidRDefault="000501FA" w:rsidP="000501FA">
      <w:pPr>
        <w:spacing w:line="360" w:lineRule="auto"/>
        <w:jc w:val="center"/>
        <w:rPr>
          <w:rFonts w:asciiTheme="minorEastAsia" w:hAnsiTheme="minorEastAsia"/>
          <w:b/>
          <w:szCs w:val="21"/>
        </w:rPr>
      </w:pPr>
      <w:r w:rsidRPr="00407C4E">
        <w:rPr>
          <w:rFonts w:asciiTheme="minorEastAsia" w:hAnsiTheme="minorEastAsia" w:hint="eastAsia"/>
          <w:b/>
          <w:szCs w:val="21"/>
        </w:rPr>
        <w:t>图3.</w:t>
      </w:r>
      <w:r w:rsidR="00883B97" w:rsidRPr="00407C4E">
        <w:rPr>
          <w:rFonts w:asciiTheme="minorEastAsia" w:hAnsiTheme="minorEastAsia" w:hint="eastAsia"/>
          <w:b/>
          <w:szCs w:val="21"/>
        </w:rPr>
        <w:t>2</w:t>
      </w:r>
      <w:r w:rsidRPr="00407C4E">
        <w:rPr>
          <w:rFonts w:asciiTheme="minorEastAsia" w:hAnsiTheme="minorEastAsia" w:hint="eastAsia"/>
          <w:b/>
          <w:szCs w:val="21"/>
        </w:rPr>
        <w:t xml:space="preserve"> 三相电压空间矢量运动轨迹</w:t>
      </w:r>
    </w:p>
    <w:p w14:paraId="25F04FF3" w14:textId="77777777" w:rsidR="00124EE0" w:rsidRPr="0087484E" w:rsidRDefault="00124EE0" w:rsidP="00124EE0">
      <w:pPr>
        <w:spacing w:line="360" w:lineRule="auto"/>
        <w:rPr>
          <w:rFonts w:asciiTheme="minorEastAsia" w:hAnsiTheme="minorEastAsia"/>
          <w:sz w:val="24"/>
          <w:szCs w:val="24"/>
        </w:rPr>
      </w:pPr>
      <w:r>
        <w:rPr>
          <w:rFonts w:hint="eastAsia"/>
        </w:rPr>
        <w:tab/>
      </w:r>
      <w:r w:rsidRPr="0087484E">
        <w:rPr>
          <w:rFonts w:asciiTheme="minorEastAsia" w:hAnsiTheme="minorEastAsia" w:hint="eastAsia"/>
          <w:sz w:val="24"/>
          <w:szCs w:val="24"/>
        </w:rPr>
        <w:t>如图3.2所示为典型的三相电压型逆变器结构，逆变器输出为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oMath>
      <w:r w:rsidRPr="0087484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oMath>
      <w:r w:rsidRPr="0087484E">
        <w:rPr>
          <w:rFonts w:asciiTheme="minorEastAsia" w:hAnsiTheme="minorEastAsia" w:hint="eastAsia"/>
          <w:sz w:val="24"/>
          <w:szCs w:val="24"/>
        </w:rPr>
        <w:t>为三组互补的功率管，分别由六个PWM信号控制。同一桥臂上的两个功率管的开关状态相反，即当上桥臂导通时，下桥臂关断，反之亦然。</w:t>
      </w:r>
    </w:p>
    <w:p w14:paraId="0F37DF84" w14:textId="77777777" w:rsidR="00124EE0" w:rsidRDefault="00124EE0" w:rsidP="00124EE0">
      <w:pPr>
        <w:jc w:val="center"/>
      </w:pPr>
      <w:r>
        <w:object w:dxaOrig="6480" w:dyaOrig="3705" w14:anchorId="383181C7">
          <v:shape id="_x0000_i1032" type="#_x0000_t75" style="width:354.55pt;height:202.4pt" o:ole="">
            <v:imagedata r:id="rId40" o:title=""/>
          </v:shape>
          <o:OLEObject Type="Embed" ProgID="Visio.Drawing.15" ShapeID="_x0000_i1032" DrawAspect="Content" ObjectID="_1645864369" r:id="rId41"/>
        </w:object>
      </w:r>
    </w:p>
    <w:p w14:paraId="6D86944E" w14:textId="77777777" w:rsidR="00124EE0" w:rsidRDefault="00124EE0" w:rsidP="00124EE0">
      <w:pPr>
        <w:jc w:val="center"/>
      </w:pPr>
      <w:r>
        <w:rPr>
          <w:rFonts w:hint="eastAsia"/>
        </w:rPr>
        <w:t>图</w:t>
      </w:r>
      <w:r>
        <w:rPr>
          <w:rFonts w:hint="eastAsia"/>
        </w:rPr>
        <w:t>3.</w:t>
      </w:r>
      <w:r w:rsidR="00883B97">
        <w:rPr>
          <w:rFonts w:hint="eastAsia"/>
        </w:rPr>
        <w:t>3</w:t>
      </w:r>
      <w:r>
        <w:rPr>
          <w:rFonts w:hint="eastAsia"/>
        </w:rPr>
        <w:t xml:space="preserve"> </w:t>
      </w:r>
      <w:r>
        <w:rPr>
          <w:rFonts w:hint="eastAsia"/>
        </w:rPr>
        <w:t>三相电压型逆变器原理图</w:t>
      </w:r>
    </w:p>
    <w:p w14:paraId="5EF46DDE" w14:textId="77777777" w:rsidR="00883B97" w:rsidRDefault="00124EE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定义</w:t>
      </w:r>
      <w:r w:rsidR="00883B97">
        <w:rPr>
          <w:rFonts w:asciiTheme="minorEastAsia" w:hAnsiTheme="minorEastAsia" w:hint="eastAsia"/>
          <w:sz w:val="24"/>
          <w:szCs w:val="24"/>
        </w:rPr>
        <w:t>开关函数</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(x=a,b,c)</m:t>
        </m:r>
      </m:oMath>
      <w:r w:rsidR="00883B97">
        <w:rPr>
          <w:rFonts w:asciiTheme="minorEastAsia" w:hAnsiTheme="minorEastAsia" w:hint="eastAsia"/>
          <w:sz w:val="24"/>
          <w:szCs w:val="24"/>
        </w:rPr>
        <w:t>为</w:t>
      </w:r>
    </w:p>
    <w:p w14:paraId="6227CF76" w14:textId="77777777" w:rsidR="00883B97" w:rsidRDefault="00587B0A" w:rsidP="00587B0A">
      <w:pPr>
        <w:pStyle w:val="ad"/>
      </w:pPr>
      <w:r>
        <w:rPr>
          <w:rFonts w:hint="eastAsia"/>
        </w:rPr>
        <w:tab/>
      </w:r>
      <m:oMath>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m:rPr>
                    <m:sty m:val="p"/>
                  </m:rPr>
                  <w:rPr>
                    <w:rFonts w:ascii="Cambria Math" w:hAnsi="Cambria Math"/>
                  </w:rPr>
                  <m:t>上</m:t>
                </m:r>
                <w:commentRangeStart w:id="49"/>
                <m:r>
                  <m:rPr>
                    <m:sty m:val="p"/>
                  </m:rPr>
                  <w:rPr>
                    <w:rFonts w:ascii="Cambria Math" w:hAnsi="Cambria Math"/>
                  </w:rPr>
                  <m:t>桥不</m:t>
                </m:r>
                <w:commentRangeEnd w:id="49"/>
                <m:r>
                  <m:rPr>
                    <m:sty m:val="p"/>
                  </m:rPr>
                  <w:rPr>
                    <w:rStyle w:val="af5"/>
                    <w:rFonts w:asciiTheme="minorHAnsi" w:hAnsiTheme="minorHAnsi"/>
                  </w:rPr>
                  <w:commentReference w:id="49"/>
                </m:r>
                <m:r>
                  <m:rPr>
                    <m:sty m:val="p"/>
                  </m:rPr>
                  <w:rPr>
                    <w:rFonts w:ascii="Cambria Math" w:hAnsi="Cambria Math"/>
                  </w:rPr>
                  <m:t>导通</m:t>
                </m:r>
              </m:e>
              <m:e>
                <m:r>
                  <w:rPr>
                    <w:rFonts w:ascii="Cambria Math" w:hAnsi="Cambria Math"/>
                  </w:rPr>
                  <m:t>0</m:t>
                </m:r>
                <m:r>
                  <w:rPr>
                    <w:rFonts w:ascii="Cambria Math" w:hAnsi="Cambria Math" w:hint="eastAsia"/>
                  </w:rPr>
                  <m:t>，</m:t>
                </m:r>
                <m:r>
                  <m:rPr>
                    <m:sty m:val="p"/>
                  </m:rPr>
                  <w:rPr>
                    <w:rFonts w:ascii="Cambria Math" w:hAnsi="Cambria Math"/>
                  </w:rPr>
                  <m:t>下桥臂导通</m:t>
                </m:r>
              </m:e>
            </m:eqArr>
          </m:e>
        </m:d>
      </m:oMath>
      <w:r>
        <w:rPr>
          <w:rFonts w:hint="eastAsia"/>
        </w:rPr>
        <w:t xml:space="preserve">                </w:t>
      </w:r>
      <w:r>
        <w:rPr>
          <w:rFonts w:hint="eastAsia"/>
        </w:rPr>
        <w:tab/>
      </w:r>
      <w:r w:rsidR="00883B97">
        <w:rPr>
          <w:rFonts w:hint="eastAsia"/>
        </w:rPr>
        <w:t>（3.4）</w:t>
      </w:r>
    </w:p>
    <w:p w14:paraId="2C4EDEB3" w14:textId="77777777" w:rsidR="00883B97" w:rsidRDefault="00951CAD"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由于同一桥臂状态互补，所以逆变器的三路桥共有8种开关状态，</w:t>
      </w:r>
      <w:r w:rsidR="00F81018">
        <w:rPr>
          <w:rFonts w:asciiTheme="minorEastAsia" w:hAnsiTheme="minorEastAsia" w:hint="eastAsia"/>
          <w:sz w:val="24"/>
          <w:szCs w:val="24"/>
        </w:rPr>
        <w:t>由这8种基本的开关状态</w:t>
      </w:r>
      <w:r>
        <w:rPr>
          <w:rFonts w:asciiTheme="minorEastAsia" w:hAnsiTheme="minorEastAsia" w:hint="eastAsia"/>
          <w:sz w:val="24"/>
          <w:szCs w:val="24"/>
        </w:rPr>
        <w:t>则可以得到8种基本的电压空间矢量，</w:t>
      </w:r>
      <w:r w:rsidR="00883B97">
        <w:rPr>
          <w:rFonts w:asciiTheme="minorEastAsia" w:hAnsiTheme="minorEastAsia" w:hint="eastAsia"/>
          <w:sz w:val="24"/>
          <w:szCs w:val="24"/>
        </w:rPr>
        <w:t>各矢量为</w:t>
      </w:r>
    </w:p>
    <w:p w14:paraId="68C24407" w14:textId="77777777" w:rsidR="00883B97" w:rsidRDefault="003B7EA3" w:rsidP="00EE6607">
      <w:pPr>
        <w:wordWrap w:val="0"/>
        <w:spacing w:line="360" w:lineRule="auto"/>
        <w:ind w:firstLineChars="200" w:firstLine="480"/>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m:rPr>
            <m:sty m:val="p"/>
          </m:rPr>
          <w:rPr>
            <w:rFonts w:ascii="Cambria Math" w:hAnsi="Cambria Math"/>
            <w:sz w:val="24"/>
            <w:szCs w:val="24"/>
          </w:rPr>
          <m:t>)</m:t>
        </m:r>
      </m:oMath>
      <w:r w:rsidR="00EE6607">
        <w:rPr>
          <w:rFonts w:asciiTheme="minorEastAsia" w:hAnsiTheme="minorEastAsia" w:hint="eastAsia"/>
          <w:sz w:val="24"/>
          <w:szCs w:val="24"/>
        </w:rPr>
        <w:t xml:space="preserve">            （3.5）</w:t>
      </w:r>
    </w:p>
    <w:p w14:paraId="7FB8B9EC" w14:textId="77777777" w:rsidR="00EE6607" w:rsidRDefault="00EE6607" w:rsidP="00EE6607">
      <w:pPr>
        <w:spacing w:line="360" w:lineRule="auto"/>
        <w:ind w:right="960"/>
        <w:rPr>
          <w:rFonts w:asciiTheme="minorEastAsia" w:hAnsiTheme="minorEastAsia"/>
          <w:sz w:val="24"/>
          <w:szCs w:val="24"/>
        </w:rPr>
      </w:pPr>
      <w:r>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Pr>
          <w:rFonts w:asciiTheme="minorEastAsia" w:hAnsiTheme="minorEastAsia"/>
          <w:sz w:val="24"/>
          <w:szCs w:val="24"/>
        </w:rPr>
        <w:t>为电压电压</w:t>
      </w:r>
      <w:r>
        <w:rPr>
          <w:rFonts w:asciiTheme="minorEastAsia" w:hAnsiTheme="minorEastAsia" w:hint="eastAsia"/>
          <w:sz w:val="24"/>
          <w:szCs w:val="24"/>
        </w:rPr>
        <w:t>。</w:t>
      </w:r>
    </w:p>
    <w:p w14:paraId="6CC19CD3" w14:textId="77777777" w:rsidR="00587B0A" w:rsidRDefault="00EE6607" w:rsidP="00587B0A">
      <w:pPr>
        <w:pStyle w:val="ad"/>
        <w:ind w:left="480"/>
      </w:pPr>
      <w:r>
        <w:rPr>
          <w:rFonts w:hint="eastAsia"/>
        </w:rPr>
        <w:t>根据图3.3所示，</w:t>
      </w:r>
      <w:r w:rsidR="00883B97">
        <w:rPr>
          <w:rFonts w:hint="eastAsia"/>
        </w:rPr>
        <w:t>以一种开关组合为例，假定</w:t>
      </w:r>
      <m:oMath>
        <m:sSub>
          <m:sSubPr>
            <m:ctrlPr>
              <w:rPr>
                <w:rFonts w:ascii="Cambria Math" w:hAnsi="Cambria Math"/>
              </w:rPr>
            </m:ctrlPr>
          </m:sSubPr>
          <m:e>
            <m:r>
              <w:rPr>
                <w:rFonts w:ascii="Cambria Math" w:hAnsi="Cambria Math"/>
              </w:rPr>
              <m:t>S</m:t>
            </m:r>
          </m:e>
          <m:sub>
            <m:r>
              <w:rPr>
                <w:rFonts w:ascii="Cambria Math" w:hAnsi="Cambria Math"/>
              </w:rPr>
              <m:t>x</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hint="eastAsia"/>
          </w:rPr>
          <m:t>=</m:t>
        </m:r>
        <m:r>
          <m:rPr>
            <m:sty m:val="p"/>
          </m:rPr>
          <w:rPr>
            <w:rFonts w:ascii="Cambria Math" w:hAnsi="Cambria Math"/>
          </w:rPr>
          <m:t>(1,0,0)</m:t>
        </m:r>
      </m:oMath>
      <w:r w:rsidR="00883B97">
        <w:rPr>
          <w:rFonts w:hint="eastAsia"/>
        </w:rPr>
        <w:t>,则</w:t>
      </w:r>
    </w:p>
    <w:p w14:paraId="5AAA41DD" w14:textId="77777777" w:rsidR="00EE6607" w:rsidRDefault="00587B0A" w:rsidP="002D285E">
      <w:pPr>
        <w:pStyle w:val="ad"/>
        <w:ind w:left="482"/>
      </w:pPr>
      <w:r>
        <w:rPr>
          <w:rFonts w:hint="eastAsia"/>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BC</m:t>
                    </m:r>
                  </m:sub>
                </m:sSub>
                <m:r>
                  <m:rPr>
                    <m:sty m:val="p"/>
                  </m:rPr>
                  <w:rPr>
                    <w:rFonts w:ascii="Cambria Math" w:hAnsi="Cambria Math"/>
                  </w:rPr>
                  <m:t>=0,</m:t>
                </m:r>
                <m:sSub>
                  <m:sSubPr>
                    <m:ctrlPr>
                      <w:rPr>
                        <w:rFonts w:ascii="Cambria Math" w:hAnsi="Cambria Math"/>
                      </w:rPr>
                    </m:ctrlPr>
                  </m:sSubPr>
                  <m:e>
                    <m:r>
                      <w:rPr>
                        <w:rFonts w:ascii="Cambria Math" w:hAnsi="Cambria Math"/>
                      </w:rPr>
                      <m:t>U</m:t>
                    </m:r>
                  </m:e>
                  <m:sub>
                    <m:r>
                      <w:rPr>
                        <w:rFonts w:ascii="Cambria Math" w:hAnsi="Cambria Math"/>
                      </w:rPr>
                      <m:t>CA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=0</m:t>
                </m:r>
              </m:e>
            </m:eqArr>
          </m:e>
        </m:d>
      </m:oMath>
      <w:r>
        <w:rPr>
          <w:rFonts w:hint="eastAsia"/>
        </w:rPr>
        <w:tab/>
      </w:r>
      <w:r w:rsidR="006E2D30">
        <w:rPr>
          <w:rFonts w:hint="eastAsia"/>
        </w:rPr>
        <w:t>（3.6）</w:t>
      </w:r>
    </w:p>
    <w:p w14:paraId="50AD94D3" w14:textId="77777777"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求解可得三相相电压分别为：</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AN</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sidR="00F81018">
        <w:rPr>
          <w:rFonts w:asciiTheme="minorEastAsia" w:hAnsiTheme="minorEastAsia" w:hint="eastAsia"/>
          <w:sz w:val="24"/>
          <w:szCs w:val="24"/>
        </w:rPr>
        <w:t>。</w:t>
      </w:r>
    </w:p>
    <w:p w14:paraId="2E333ED1" w14:textId="77777777"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同理可得其它组合下空间电压矢量，如表</w:t>
      </w:r>
      <w:r w:rsidR="00F81018">
        <w:rPr>
          <w:rFonts w:asciiTheme="minorEastAsia" w:hAnsiTheme="minorEastAsia" w:hint="eastAsia"/>
          <w:sz w:val="24"/>
          <w:szCs w:val="24"/>
        </w:rPr>
        <w:t>2</w:t>
      </w:r>
      <w:r>
        <w:rPr>
          <w:rFonts w:asciiTheme="minorEastAsia" w:hAnsiTheme="minorEastAsia" w:hint="eastAsia"/>
          <w:sz w:val="24"/>
          <w:szCs w:val="24"/>
        </w:rPr>
        <w:t>.1所示</w:t>
      </w:r>
    </w:p>
    <w:p w14:paraId="7EFD9B6F" w14:textId="77777777" w:rsidR="006E2D30" w:rsidRPr="00407C4E" w:rsidRDefault="006E2D30" w:rsidP="00407C4E">
      <w:pPr>
        <w:spacing w:line="360" w:lineRule="auto"/>
        <w:ind w:firstLineChars="200" w:firstLine="422"/>
        <w:jc w:val="center"/>
        <w:rPr>
          <w:rFonts w:asciiTheme="minorEastAsia" w:hAnsiTheme="minorEastAsia"/>
          <w:b/>
          <w:szCs w:val="21"/>
        </w:rPr>
      </w:pPr>
      <w:commentRangeStart w:id="50"/>
      <w:r w:rsidRPr="00407C4E">
        <w:rPr>
          <w:rFonts w:asciiTheme="minorEastAsia" w:hAnsiTheme="minorEastAsia" w:hint="eastAsia"/>
          <w:b/>
          <w:szCs w:val="21"/>
        </w:rPr>
        <w:t>表</w:t>
      </w:r>
      <w:r w:rsidR="00F81018" w:rsidRPr="00407C4E">
        <w:rPr>
          <w:rFonts w:asciiTheme="minorEastAsia" w:hAnsiTheme="minorEastAsia" w:hint="eastAsia"/>
          <w:b/>
          <w:szCs w:val="21"/>
        </w:rPr>
        <w:t>2</w:t>
      </w:r>
      <w:r w:rsidRPr="00407C4E">
        <w:rPr>
          <w:rFonts w:asciiTheme="minorEastAsia" w:hAnsiTheme="minorEastAsia" w:hint="eastAsia"/>
          <w:b/>
          <w:szCs w:val="21"/>
        </w:rPr>
        <w:t xml:space="preserve">.1 </w:t>
      </w:r>
      <w:r w:rsidR="000572E1" w:rsidRPr="00407C4E">
        <w:rPr>
          <w:rFonts w:asciiTheme="minorEastAsia" w:hAnsiTheme="minorEastAsia" w:hint="eastAsia"/>
          <w:b/>
          <w:szCs w:val="21"/>
        </w:rPr>
        <w:t>开关状态与电压对应关系</w:t>
      </w:r>
      <w:commentRangeEnd w:id="50"/>
      <w:r w:rsidR="009D06C8">
        <w:rPr>
          <w:rStyle w:val="af5"/>
        </w:rPr>
        <w:commentReference w:id="50"/>
      </w:r>
    </w:p>
    <w:tbl>
      <w:tblPr>
        <w:tblStyle w:val="ab"/>
        <w:tblW w:w="0" w:type="auto"/>
        <w:tblLook w:val="04A0" w:firstRow="1" w:lastRow="0" w:firstColumn="1" w:lastColumn="0" w:noHBand="0" w:noVBand="1"/>
      </w:tblPr>
      <w:tblGrid>
        <w:gridCol w:w="668"/>
        <w:gridCol w:w="665"/>
        <w:gridCol w:w="660"/>
        <w:gridCol w:w="756"/>
        <w:gridCol w:w="769"/>
        <w:gridCol w:w="756"/>
        <w:gridCol w:w="969"/>
        <w:gridCol w:w="969"/>
        <w:gridCol w:w="969"/>
        <w:gridCol w:w="1341"/>
      </w:tblGrid>
      <w:tr w:rsidR="00C328DF" w14:paraId="7AF493CD" w14:textId="77777777" w:rsidTr="0007309D">
        <w:tc>
          <w:tcPr>
            <w:tcW w:w="725" w:type="dxa"/>
            <w:vMerge w:val="restart"/>
            <w:vAlign w:val="center"/>
          </w:tcPr>
          <w:p w14:paraId="6240E46A" w14:textId="77777777" w:rsidR="0007309D" w:rsidRDefault="003B7EA3"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oMath>
            </m:oMathPara>
          </w:p>
        </w:tc>
        <w:tc>
          <w:tcPr>
            <w:tcW w:w="723" w:type="dxa"/>
            <w:vMerge w:val="restart"/>
            <w:vAlign w:val="center"/>
          </w:tcPr>
          <w:p w14:paraId="6E879058" w14:textId="77777777" w:rsidR="0007309D" w:rsidRDefault="003B7EA3"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721" w:type="dxa"/>
            <w:vMerge w:val="restart"/>
            <w:vAlign w:val="center"/>
          </w:tcPr>
          <w:p w14:paraId="61B97801" w14:textId="77777777" w:rsidR="0007309D" w:rsidRDefault="003B7EA3"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c</m:t>
                    </m:r>
                  </m:sub>
                </m:sSub>
              </m:oMath>
            </m:oMathPara>
          </w:p>
        </w:tc>
        <w:tc>
          <w:tcPr>
            <w:tcW w:w="2264" w:type="dxa"/>
            <w:gridSpan w:val="3"/>
          </w:tcPr>
          <w:p w14:paraId="233D97E8" w14:textId="77777777"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线电压</w:t>
            </w:r>
          </w:p>
        </w:tc>
        <w:tc>
          <w:tcPr>
            <w:tcW w:w="2709" w:type="dxa"/>
            <w:gridSpan w:val="3"/>
          </w:tcPr>
          <w:p w14:paraId="0CF95515" w14:textId="77777777"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相电压</w:t>
            </w:r>
          </w:p>
        </w:tc>
        <w:tc>
          <w:tcPr>
            <w:tcW w:w="1380" w:type="dxa"/>
            <w:vMerge w:val="restart"/>
            <w:vAlign w:val="center"/>
          </w:tcPr>
          <w:p w14:paraId="5441CA23" w14:textId="77777777" w:rsidR="0007309D" w:rsidRDefault="003B7EA3"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m:oMathPara>
          </w:p>
        </w:tc>
      </w:tr>
      <w:tr w:rsidR="0007309D" w14:paraId="3ECAB629" w14:textId="77777777" w:rsidTr="0007309D">
        <w:tc>
          <w:tcPr>
            <w:tcW w:w="725" w:type="dxa"/>
            <w:vMerge/>
          </w:tcPr>
          <w:p w14:paraId="13D71FAE" w14:textId="77777777" w:rsidR="0007309D" w:rsidRDefault="0007309D" w:rsidP="00883B97">
            <w:pPr>
              <w:spacing w:line="360" w:lineRule="auto"/>
              <w:rPr>
                <w:rFonts w:asciiTheme="minorEastAsia" w:hAnsiTheme="minorEastAsia"/>
                <w:sz w:val="24"/>
                <w:szCs w:val="24"/>
              </w:rPr>
            </w:pPr>
          </w:p>
        </w:tc>
        <w:tc>
          <w:tcPr>
            <w:tcW w:w="723" w:type="dxa"/>
            <w:vMerge/>
          </w:tcPr>
          <w:p w14:paraId="3EE70198" w14:textId="77777777" w:rsidR="0007309D" w:rsidRDefault="0007309D" w:rsidP="00883B97">
            <w:pPr>
              <w:spacing w:line="360" w:lineRule="auto"/>
              <w:rPr>
                <w:rFonts w:asciiTheme="minorEastAsia" w:hAnsiTheme="minorEastAsia"/>
                <w:sz w:val="24"/>
                <w:szCs w:val="24"/>
              </w:rPr>
            </w:pPr>
          </w:p>
        </w:tc>
        <w:tc>
          <w:tcPr>
            <w:tcW w:w="721" w:type="dxa"/>
            <w:vMerge/>
          </w:tcPr>
          <w:p w14:paraId="3F350494" w14:textId="77777777" w:rsidR="0007309D" w:rsidRDefault="0007309D" w:rsidP="00883B97">
            <w:pPr>
              <w:spacing w:line="360" w:lineRule="auto"/>
              <w:rPr>
                <w:rFonts w:asciiTheme="minorEastAsia" w:hAnsiTheme="minorEastAsia"/>
                <w:sz w:val="24"/>
                <w:szCs w:val="24"/>
              </w:rPr>
            </w:pPr>
          </w:p>
        </w:tc>
        <w:tc>
          <w:tcPr>
            <w:tcW w:w="747" w:type="dxa"/>
          </w:tcPr>
          <w:p w14:paraId="6FFD6BDE" w14:textId="77777777" w:rsidR="0007309D" w:rsidRDefault="003B7EA3"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AB</m:t>
                    </m:r>
                  </m:sub>
                </m:sSub>
              </m:oMath>
            </m:oMathPara>
          </w:p>
        </w:tc>
        <w:tc>
          <w:tcPr>
            <w:tcW w:w="772" w:type="dxa"/>
          </w:tcPr>
          <w:p w14:paraId="68201623" w14:textId="77777777" w:rsidR="0007309D" w:rsidRDefault="003B7EA3"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BC</m:t>
                    </m:r>
                  </m:sub>
                </m:sSub>
              </m:oMath>
            </m:oMathPara>
          </w:p>
        </w:tc>
        <w:tc>
          <w:tcPr>
            <w:tcW w:w="745" w:type="dxa"/>
          </w:tcPr>
          <w:p w14:paraId="31FE2B89" w14:textId="77777777" w:rsidR="0007309D" w:rsidRDefault="003B7EA3"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CA</m:t>
                    </m:r>
                  </m:sub>
                </m:sSub>
              </m:oMath>
            </m:oMathPara>
          </w:p>
        </w:tc>
        <w:tc>
          <w:tcPr>
            <w:tcW w:w="969" w:type="dxa"/>
          </w:tcPr>
          <w:p w14:paraId="7ED8F30B" w14:textId="77777777" w:rsidR="0007309D" w:rsidRDefault="003B7EA3"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AN</m:t>
                    </m:r>
                  </m:sub>
                </m:sSub>
              </m:oMath>
            </m:oMathPara>
          </w:p>
        </w:tc>
        <w:tc>
          <w:tcPr>
            <w:tcW w:w="969" w:type="dxa"/>
          </w:tcPr>
          <w:p w14:paraId="63F0E9C0" w14:textId="77777777" w:rsidR="0007309D" w:rsidRDefault="003B7EA3"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BN</m:t>
                    </m:r>
                  </m:sub>
                </m:sSub>
              </m:oMath>
            </m:oMathPara>
          </w:p>
        </w:tc>
        <w:tc>
          <w:tcPr>
            <w:tcW w:w="771" w:type="dxa"/>
          </w:tcPr>
          <w:p w14:paraId="2C44553A" w14:textId="77777777" w:rsidR="0007309D" w:rsidRDefault="003B7EA3"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CN</m:t>
                    </m:r>
                  </m:sub>
                </m:sSub>
              </m:oMath>
            </m:oMathPara>
          </w:p>
        </w:tc>
        <w:tc>
          <w:tcPr>
            <w:tcW w:w="1380" w:type="dxa"/>
            <w:vMerge/>
          </w:tcPr>
          <w:p w14:paraId="548649D1" w14:textId="77777777" w:rsidR="0007309D" w:rsidRDefault="0007309D" w:rsidP="00883B97">
            <w:pPr>
              <w:spacing w:line="360" w:lineRule="auto"/>
              <w:rPr>
                <w:rFonts w:asciiTheme="minorEastAsia" w:hAnsiTheme="minorEastAsia"/>
                <w:sz w:val="24"/>
                <w:szCs w:val="24"/>
              </w:rPr>
            </w:pPr>
          </w:p>
        </w:tc>
      </w:tr>
      <w:tr w:rsidR="0007309D" w14:paraId="40589D56" w14:textId="77777777" w:rsidTr="00F81018">
        <w:tc>
          <w:tcPr>
            <w:tcW w:w="725" w:type="dxa"/>
            <w:vAlign w:val="center"/>
          </w:tcPr>
          <w:p w14:paraId="01BB1791"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14:paraId="0183D2E5"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14:paraId="393E5E08"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14:paraId="28AA2448"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14:paraId="223E9A8D"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14:paraId="56BBD622"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14:paraId="7F12B80E"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14:paraId="0C2BEBE6"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14:paraId="0C057EF2"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14:paraId="49E3B9B8"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r w:rsidR="0007309D" w14:paraId="784B299C" w14:textId="77777777" w:rsidTr="00F81018">
        <w:tc>
          <w:tcPr>
            <w:tcW w:w="725" w:type="dxa"/>
            <w:vAlign w:val="center"/>
          </w:tcPr>
          <w:p w14:paraId="2298CFC0"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14:paraId="5B66B49E"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14:paraId="0E2BF043"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14:paraId="46ACEC2B"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14:paraId="72ECFF71"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14:paraId="09107961"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580D444C" w14:textId="77777777" w:rsidR="0007309D" w:rsidRDefault="003B7EA3"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1001EB15"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14:paraId="34A44571"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14:paraId="1D08DE76"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up>
                </m:sSup>
              </m:oMath>
            </m:oMathPara>
          </w:p>
        </w:tc>
      </w:tr>
      <w:tr w:rsidR="0007309D" w14:paraId="10FB77A2" w14:textId="77777777" w:rsidTr="00F81018">
        <w:tc>
          <w:tcPr>
            <w:tcW w:w="725" w:type="dxa"/>
            <w:vAlign w:val="center"/>
          </w:tcPr>
          <w:p w14:paraId="76883038"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14:paraId="61AEB992"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14:paraId="0711FF2B" w14:textId="77777777"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14:paraId="5876C207"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14:paraId="5EFE633A"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14:paraId="60319C5B" w14:textId="77777777"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14:paraId="6A484BA9" w14:textId="77777777" w:rsidR="0007309D" w:rsidRDefault="003B7EA3"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728B9537"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14:paraId="6FE864BA"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14:paraId="416D1640" w14:textId="77777777" w:rsidR="0007309D"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oMath>
            </m:oMathPara>
          </w:p>
        </w:tc>
      </w:tr>
      <w:tr w:rsidR="0007309D" w14:paraId="1DA6FE38" w14:textId="77777777" w:rsidTr="00F81018">
        <w:tc>
          <w:tcPr>
            <w:tcW w:w="725" w:type="dxa"/>
            <w:vAlign w:val="center"/>
          </w:tcPr>
          <w:p w14:paraId="1A294849"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lastRenderedPageBreak/>
              <w:t>0</w:t>
            </w:r>
          </w:p>
        </w:tc>
        <w:tc>
          <w:tcPr>
            <w:tcW w:w="723" w:type="dxa"/>
            <w:vAlign w:val="center"/>
          </w:tcPr>
          <w:p w14:paraId="3CC6E878"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14:paraId="35D1162A"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14:paraId="314C298B"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14:paraId="51E27CA2" w14:textId="77777777" w:rsidR="000572E1"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14:paraId="78D42319"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7D536486" w14:textId="77777777"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03445EFF"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14:paraId="70FD08EB"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14:paraId="364C06A0"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jπ</m:t>
                    </m:r>
                  </m:sup>
                </m:sSup>
              </m:oMath>
            </m:oMathPara>
          </w:p>
        </w:tc>
      </w:tr>
      <w:tr w:rsidR="0007309D" w14:paraId="5D305F57" w14:textId="77777777" w:rsidTr="00F81018">
        <w:tc>
          <w:tcPr>
            <w:tcW w:w="725" w:type="dxa"/>
            <w:vAlign w:val="center"/>
          </w:tcPr>
          <w:p w14:paraId="2A7378DF"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14:paraId="2AF0C447"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14:paraId="71A69349"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14:paraId="1E6D39E7"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14:paraId="5F53196D"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14:paraId="12034185"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21F53368"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56C1D713"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14:paraId="6564D9E1"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14:paraId="69076EBE" w14:textId="77777777" w:rsidR="000572E1" w:rsidRPr="00C328DF"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r>
      <w:tr w:rsidR="0007309D" w14:paraId="13A5FD38" w14:textId="77777777" w:rsidTr="00F81018">
        <w:tc>
          <w:tcPr>
            <w:tcW w:w="725" w:type="dxa"/>
            <w:vAlign w:val="center"/>
          </w:tcPr>
          <w:p w14:paraId="23C67129"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14:paraId="0EF00298"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14:paraId="28A04CC0"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14:paraId="28AD18D3"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14:paraId="139E1D8A"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14:paraId="33DFE42A"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14:paraId="2F40FF78"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6B955AC2" w14:textId="77777777"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14:paraId="5BC7BF35"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14:paraId="18FF427A"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r>
                      <w:rPr>
                        <w:rFonts w:ascii="Cambria Math" w:hAnsi="Cambria Math"/>
                        <w:sz w:val="24"/>
                        <w:szCs w:val="24"/>
                      </w:rPr>
                      <m:t>π</m:t>
                    </m:r>
                  </m:sup>
                </m:sSup>
              </m:oMath>
            </m:oMathPara>
          </w:p>
        </w:tc>
      </w:tr>
      <w:tr w:rsidR="0007309D" w14:paraId="61DFF03F" w14:textId="77777777" w:rsidTr="00F81018">
        <w:tc>
          <w:tcPr>
            <w:tcW w:w="725" w:type="dxa"/>
            <w:vAlign w:val="center"/>
          </w:tcPr>
          <w:p w14:paraId="61EFF7FA"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14:paraId="4E091939"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14:paraId="4E196CA8"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14:paraId="406A57C7"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14:paraId="4AB6329A"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14:paraId="4AC01875"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46772A87"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14:paraId="64A757B4"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14:paraId="02DC8C5B" w14:textId="77777777"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14:paraId="62012B1D" w14:textId="77777777" w:rsidR="000572E1" w:rsidRDefault="003B7EA3"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π</m:t>
                    </m:r>
                  </m:sup>
                </m:sSup>
              </m:oMath>
            </m:oMathPara>
          </w:p>
        </w:tc>
      </w:tr>
      <w:tr w:rsidR="0007309D" w14:paraId="61E535FD" w14:textId="77777777" w:rsidTr="00F81018">
        <w:tc>
          <w:tcPr>
            <w:tcW w:w="725" w:type="dxa"/>
            <w:vAlign w:val="center"/>
          </w:tcPr>
          <w:p w14:paraId="67108344"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14:paraId="7F88B47F"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14:paraId="3A816273" w14:textId="77777777"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14:paraId="10AAA86D"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14:paraId="7E0C1E7B"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14:paraId="31FA606D"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14:paraId="6D52064B"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14:paraId="7EC85D22"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14:paraId="67A9E526"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14:paraId="7BC8D01F" w14:textId="77777777"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bl>
    <w:p w14:paraId="31550726" w14:textId="77777777" w:rsidR="006E2D30" w:rsidRDefault="00F81018" w:rsidP="0015225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从表2.1可看出，8种基本电压矢量中包括2个零矢量电压和6个非零矢量，其中零矢量表示逆变器三相</w:t>
      </w:r>
      <w:r w:rsidR="00521FC3">
        <w:rPr>
          <w:rFonts w:asciiTheme="minorEastAsia" w:hAnsiTheme="minorEastAsia" w:hint="eastAsia"/>
          <w:sz w:val="24"/>
          <w:szCs w:val="24"/>
        </w:rPr>
        <w:t>桥臂的上桥臂或下桥臂同时导通，此时相当于电机电机的三相绕组短接。将8中基本的电压矢量映射到复平面上，可得如图3.4所示的电压空间矢量图。由图可以看出，除两个零矢量之外，其余6个非零矢量均匀分布在复平面上，并且将复平面分为了6个区域，称之为扇区，在任意扇区之内的空间电压矢量都可以通过其相邻的两个基本电压矢量合成。</w:t>
      </w:r>
    </w:p>
    <w:p w14:paraId="26000749" w14:textId="77777777" w:rsidR="00521FC3" w:rsidRDefault="000422D9" w:rsidP="0054452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105" w14:anchorId="5E4C926C">
          <v:shape id="_x0000_i1033" type="#_x0000_t75" style="width:281.2pt;height:248.6pt" o:ole="">
            <v:imagedata r:id="rId42" o:title="" croptop="8562f" cropbottom="7081f" cropleft="6523f" cropright="7130f"/>
          </v:shape>
          <o:OLEObject Type="Embed" ProgID="Visio.Drawing.15" ShapeID="_x0000_i1033" DrawAspect="Content" ObjectID="_1645864370" r:id="rId43"/>
        </w:object>
      </w:r>
    </w:p>
    <w:p w14:paraId="6A24441F" w14:textId="77777777" w:rsidR="0087484E" w:rsidRPr="00407C4E" w:rsidRDefault="00544528"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图3.4 基本电压空间矢量图</w:t>
      </w:r>
    </w:p>
    <w:p w14:paraId="0C5659D8" w14:textId="77777777" w:rsidR="00C433B6" w:rsidRPr="00BA4BF3" w:rsidRDefault="00970219" w:rsidP="000422D9">
      <w:pPr>
        <w:pStyle w:val="3"/>
        <w:rPr>
          <w:rFonts w:ascii="黑体" w:eastAsia="黑体" w:hAnsi="黑体"/>
          <w:sz w:val="24"/>
          <w:szCs w:val="24"/>
        </w:rPr>
      </w:pPr>
      <w:bookmarkStart w:id="51" w:name="_Toc34901664"/>
      <w:r w:rsidRPr="00BA4BF3">
        <w:rPr>
          <w:rFonts w:ascii="黑体" w:eastAsia="黑体" w:hAnsi="黑体" w:hint="eastAsia"/>
          <w:sz w:val="24"/>
          <w:szCs w:val="24"/>
        </w:rPr>
        <w:t>3.</w:t>
      </w:r>
      <w:r w:rsidR="0022368D" w:rsidRPr="00BA4BF3">
        <w:rPr>
          <w:rFonts w:ascii="黑体" w:eastAsia="黑体" w:hAnsi="黑体" w:hint="eastAsia"/>
          <w:sz w:val="24"/>
          <w:szCs w:val="24"/>
        </w:rPr>
        <w:t>3</w:t>
      </w:r>
      <w:r w:rsidRPr="00BA4BF3">
        <w:rPr>
          <w:rFonts w:ascii="黑体" w:eastAsia="黑体" w:hAnsi="黑体" w:hint="eastAsia"/>
          <w:sz w:val="24"/>
          <w:szCs w:val="24"/>
        </w:rPr>
        <w:t>.2 SVPWM</w:t>
      </w:r>
      <w:r w:rsidR="008975E1" w:rsidRPr="00BA4BF3">
        <w:rPr>
          <w:rFonts w:ascii="黑体" w:eastAsia="黑体" w:hAnsi="黑体" w:hint="eastAsia"/>
          <w:sz w:val="24"/>
          <w:szCs w:val="24"/>
        </w:rPr>
        <w:t>算法</w:t>
      </w:r>
      <w:r w:rsidR="00FC1E9F" w:rsidRPr="00BA4BF3">
        <w:rPr>
          <w:rFonts w:ascii="黑体" w:eastAsia="黑体" w:hAnsi="黑体" w:hint="eastAsia"/>
          <w:sz w:val="24"/>
          <w:szCs w:val="24"/>
        </w:rPr>
        <w:t>合成</w:t>
      </w:r>
      <w:r w:rsidRPr="00BA4BF3">
        <w:rPr>
          <w:rFonts w:ascii="黑体" w:eastAsia="黑体" w:hAnsi="黑体" w:hint="eastAsia"/>
          <w:sz w:val="24"/>
          <w:szCs w:val="24"/>
        </w:rPr>
        <w:t>原理</w:t>
      </w:r>
      <w:r w:rsidR="008975E1" w:rsidRPr="00BA4BF3">
        <w:rPr>
          <w:rFonts w:ascii="黑体" w:eastAsia="黑体" w:hAnsi="黑体" w:hint="eastAsia"/>
          <w:sz w:val="24"/>
          <w:szCs w:val="24"/>
        </w:rPr>
        <w:t>分析</w:t>
      </w:r>
      <w:bookmarkEnd w:id="51"/>
    </w:p>
    <w:p w14:paraId="67C15B41" w14:textId="77777777" w:rsidR="00FC1E9F" w:rsidRPr="00A307E2" w:rsidRDefault="00FC1E9F" w:rsidP="00A307E2">
      <w:pPr>
        <w:spacing w:line="360" w:lineRule="auto"/>
        <w:rPr>
          <w:rFonts w:asciiTheme="minorEastAsia" w:hAnsiTheme="minorEastAsia"/>
          <w:sz w:val="24"/>
          <w:szCs w:val="24"/>
        </w:rPr>
      </w:pPr>
      <w:r>
        <w:rPr>
          <w:rFonts w:hint="eastAsia"/>
        </w:rPr>
        <w:tab/>
      </w:r>
      <w:r w:rsidRPr="00A307E2">
        <w:rPr>
          <w:rFonts w:asciiTheme="minorEastAsia" w:hAnsiTheme="minorEastAsia" w:hint="eastAsia"/>
          <w:sz w:val="24"/>
          <w:szCs w:val="24"/>
        </w:rPr>
        <w:t>SVPWM算法的基本原理是平均值等效，即在一个开关周期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A307E2">
        <w:rPr>
          <w:rFonts w:asciiTheme="minorEastAsia" w:hAnsiTheme="minorEastAsia" w:hint="eastAsia"/>
          <w:sz w:val="24"/>
          <w:szCs w:val="24"/>
        </w:rPr>
        <w:t>内，通过对两个基本电压矢量以及零电压矢量进行组合，使得其平均值与给定的电压矢量相等。假定在某个时刻，电压矢量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w:r w:rsidRPr="00A307E2">
        <w:rPr>
          <w:rFonts w:asciiTheme="minorEastAsia" w:hAnsiTheme="minorEastAsia"/>
          <w:sz w:val="24"/>
          <w:szCs w:val="24"/>
        </w:rPr>
        <w:t>旋转到了第一扇区</w:t>
      </w:r>
      <w:r w:rsidRPr="00A307E2">
        <w:rPr>
          <w:rFonts w:asciiTheme="minorEastAsia" w:hAnsiTheme="minorEastAsia" w:hint="eastAsia"/>
          <w:sz w:val="24"/>
          <w:szCs w:val="24"/>
        </w:rPr>
        <w:t>，</w:t>
      </w:r>
      <w:r w:rsidRPr="00A307E2">
        <w:rPr>
          <w:rFonts w:asciiTheme="minorEastAsia" w:hAnsiTheme="minorEastAsia"/>
          <w:sz w:val="24"/>
          <w:szCs w:val="24"/>
        </w:rPr>
        <w:t>空间电压矢量合成如图</w:t>
      </w:r>
      <w:r w:rsidRPr="00A307E2">
        <w:rPr>
          <w:rFonts w:asciiTheme="minorEastAsia" w:hAnsiTheme="minorEastAsia" w:hint="eastAsia"/>
          <w:sz w:val="24"/>
          <w:szCs w:val="24"/>
        </w:rPr>
        <w:t>3.5</w:t>
      </w:r>
      <w:r w:rsidRPr="00A307E2">
        <w:rPr>
          <w:rFonts w:asciiTheme="minorEastAsia" w:hAnsiTheme="minorEastAsia" w:hint="eastAsia"/>
          <w:sz w:val="24"/>
          <w:szCs w:val="24"/>
        </w:rPr>
        <w:lastRenderedPageBreak/>
        <w:t>所示</w:t>
      </w:r>
      <w:r w:rsidR="000422D9" w:rsidRPr="00A307E2">
        <w:rPr>
          <w:rFonts w:asciiTheme="minorEastAsia" w:hAnsiTheme="minorEastAsia" w:hint="eastAsia"/>
          <w:sz w:val="24"/>
          <w:szCs w:val="24"/>
        </w:rPr>
        <w:t>。</w:t>
      </w:r>
    </w:p>
    <w:p w14:paraId="7FD6B7C2" w14:textId="77777777" w:rsidR="00FC1E9F" w:rsidRDefault="00D758F1" w:rsidP="000422D9">
      <w:pPr>
        <w:jc w:val="center"/>
      </w:pPr>
      <w:r>
        <w:object w:dxaOrig="2940" w:dyaOrig="2610" w14:anchorId="3A9A1EFD">
          <v:shape id="_x0000_i1034" type="#_x0000_t75" style="width:220.75pt;height:194.25pt" o:ole="">
            <v:imagedata r:id="rId44" o:title="" croptop="10318f" cropbottom="8407f" cropleft="8829f" cropright="9338f"/>
          </v:shape>
          <o:OLEObject Type="Embed" ProgID="Visio.Drawing.15" ShapeID="_x0000_i1034" DrawAspect="Content" ObjectID="_1645864371" r:id="rId45"/>
        </w:object>
      </w:r>
    </w:p>
    <w:p w14:paraId="6B5483F0" w14:textId="77777777" w:rsidR="000422D9" w:rsidRPr="00407C4E" w:rsidRDefault="000422D9" w:rsidP="000422D9">
      <w:pPr>
        <w:jc w:val="center"/>
        <w:rPr>
          <w:rFonts w:asciiTheme="minorEastAsia" w:hAnsiTheme="minorEastAsia"/>
          <w:b/>
        </w:rPr>
      </w:pPr>
      <w:r w:rsidRPr="00407C4E">
        <w:rPr>
          <w:rFonts w:asciiTheme="minorEastAsia" w:hAnsiTheme="minorEastAsia" w:hint="eastAsia"/>
          <w:b/>
        </w:rPr>
        <w:t>图3.5 空间电压矢量合成示意图</w:t>
      </w:r>
    </w:p>
    <w:p w14:paraId="24566EC6" w14:textId="77777777" w:rsidR="00587B0A" w:rsidRDefault="000422D9" w:rsidP="00587B0A">
      <w:pPr>
        <w:spacing w:line="360" w:lineRule="auto"/>
        <w:rPr>
          <w:rFonts w:asciiTheme="minorEastAsia" w:hAnsiTheme="minorEastAsia"/>
          <w:sz w:val="24"/>
          <w:szCs w:val="24"/>
        </w:rPr>
      </w:pPr>
      <w:r w:rsidRPr="00A307E2">
        <w:rPr>
          <w:rFonts w:asciiTheme="minorEastAsia" w:hAnsiTheme="minorEastAsia" w:hint="eastAsia"/>
          <w:sz w:val="24"/>
          <w:szCs w:val="24"/>
        </w:rPr>
        <w:tab/>
        <w:t>由平衡等效原则可得</w:t>
      </w:r>
    </w:p>
    <w:p w14:paraId="22E45AA7" w14:textId="77777777" w:rsidR="000422D9" w:rsidRPr="00587B0A" w:rsidRDefault="00587B0A" w:rsidP="00587B0A">
      <w:pPr>
        <w:pStyle w:val="ad"/>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s</m:t>
            </m:r>
          </m:sub>
        </m:sSub>
        <m:sSub>
          <m:sSubPr>
            <m:ctrlPr>
              <w:rPr>
                <w:rFonts w:ascii="Cambria Math" w:hAnsi="Cambria Math"/>
              </w:rPr>
            </m:ctrlPr>
          </m:sSubPr>
          <m:e>
            <m:r>
              <m:rPr>
                <m:sty m:val="bi"/>
              </m:rPr>
              <w:rPr>
                <w:rFonts w:ascii="Cambria Math" w:hAnsi="Cambria Math"/>
              </w:rPr>
              <m:t>U</m:t>
            </m:r>
          </m:e>
          <m:sub>
            <m:r>
              <m:rPr>
                <m:sty m:val="bi"/>
              </m:rP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0</m:t>
            </m:r>
          </m:sub>
        </m:sSub>
        <m:r>
          <w:rPr>
            <w:rFonts w:ascii="Cambria Math" w:hAnsi="Cambria Math"/>
          </w:rPr>
          <m:t>or</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7</m:t>
            </m:r>
          </m:sub>
        </m:sSub>
        <m:r>
          <m:rPr>
            <m:sty m:val="p"/>
          </m:rPr>
          <w:rPr>
            <w:rFonts w:ascii="Cambria Math" w:hAnsi="Cambria Math"/>
          </w:rPr>
          <m:t>)</m:t>
        </m:r>
      </m:oMath>
      <w:r w:rsidR="00747DC0" w:rsidRPr="00A307E2">
        <w:rPr>
          <w:rFonts w:hint="eastAsia"/>
        </w:rPr>
        <w:t xml:space="preserve">  </w:t>
      </w:r>
      <w:r>
        <w:rPr>
          <w:rFonts w:hint="eastAsia"/>
        </w:rPr>
        <w:tab/>
      </w:r>
      <w:r w:rsidR="00747DC0" w:rsidRPr="00A307E2">
        <w:rPr>
          <w:rFonts w:hint="eastAsia"/>
        </w:rPr>
        <w:t>（3.7）</w:t>
      </w:r>
    </w:p>
    <w:p w14:paraId="2D767F67" w14:textId="77777777" w:rsidR="00587B0A" w:rsidRDefault="00587B0A" w:rsidP="00587B0A">
      <w:pPr>
        <w:pStyle w:val="ad"/>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oMath>
      <w:r w:rsidR="00747DC0" w:rsidRPr="00A307E2">
        <w:rPr>
          <w:rFonts w:hint="eastAsia"/>
        </w:rPr>
        <w:t xml:space="preserve">      </w:t>
      </w:r>
      <w:r>
        <w:rPr>
          <w:rFonts w:hint="eastAsia"/>
        </w:rPr>
        <w:tab/>
      </w:r>
      <w:r w:rsidR="00747DC0" w:rsidRPr="00A307E2">
        <w:rPr>
          <w:rFonts w:hint="eastAsia"/>
        </w:rPr>
        <w:t>（3.8）</w:t>
      </w:r>
    </w:p>
    <w:p w14:paraId="360257E1" w14:textId="77777777" w:rsidR="00D758F1" w:rsidRPr="00A307E2" w:rsidRDefault="00587B0A" w:rsidP="00587B0A">
      <w:pPr>
        <w:pStyle w:val="ad"/>
      </w:pPr>
      <w:r>
        <w:rPr>
          <w:rFonts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1</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4</m:t>
                    </m:r>
                  </m:sub>
                </m:sSub>
              </m:e>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2</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6</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6</m:t>
                    </m:r>
                  </m:sub>
                </m:sSub>
              </m:e>
            </m:eqArr>
          </m:e>
        </m:d>
      </m:oMath>
      <w:r>
        <w:rPr>
          <w:rFonts w:hint="eastAsia"/>
        </w:rPr>
        <w:t xml:space="preserve">      </w:t>
      </w:r>
      <w:r>
        <w:rPr>
          <w:rFonts w:hint="eastAsia"/>
        </w:rPr>
        <w:tab/>
      </w:r>
      <w:r w:rsidR="00747DC0" w:rsidRPr="00A307E2">
        <w:rPr>
          <w:rFonts w:hint="eastAsia"/>
        </w:rPr>
        <w:t>（3.9）</w:t>
      </w:r>
    </w:p>
    <w:p w14:paraId="12F214D4" w14:textId="77777777" w:rsidR="00D758F1" w:rsidRPr="00A307E2" w:rsidRDefault="00D758F1"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Pr="00A307E2">
        <w:rPr>
          <w:rFonts w:asciiTheme="minorEastAsia" w:hAnsiTheme="minorEastAsia"/>
          <w:sz w:val="24"/>
          <w:szCs w:val="24"/>
        </w:rPr>
        <w:t>分别为</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6</m:t>
            </m:r>
          </m:sub>
        </m:sSub>
      </m:oMath>
      <w:r w:rsidRPr="00A307E2">
        <w:rPr>
          <w:rFonts w:asciiTheme="minorEastAsia" w:hAnsiTheme="minorEastAsia"/>
          <w:sz w:val="24"/>
          <w:szCs w:val="24"/>
        </w:rPr>
        <w:t>和零矢量作用的时间</w:t>
      </w:r>
      <w:r w:rsidRPr="00A307E2">
        <w:rPr>
          <w:rFonts w:asciiTheme="minorEastAsia" w:hAnsiTheme="minorEastAsia" w:hint="eastAsia"/>
          <w:sz w:val="24"/>
          <w:szCs w:val="24"/>
        </w:rPr>
        <w:t>。</w:t>
      </w:r>
    </w:p>
    <w:p w14:paraId="6C15C46E" w14:textId="77777777" w:rsidR="00747DC0" w:rsidRPr="00A307E2" w:rsidRDefault="00994127" w:rsidP="00A307E2">
      <w:pPr>
        <w:spacing w:line="360" w:lineRule="auto"/>
        <w:rPr>
          <w:rFonts w:asciiTheme="minorEastAsia" w:hAnsiTheme="minorEastAsia"/>
          <w:sz w:val="24"/>
          <w:szCs w:val="24"/>
        </w:rPr>
      </w:pPr>
      <w:r w:rsidRPr="00A307E2">
        <w:rPr>
          <w:rFonts w:asciiTheme="minorEastAsia" w:hAnsiTheme="minorEastAsia" w:hint="eastAsia"/>
          <w:sz w:val="24"/>
          <w:szCs w:val="24"/>
        </w:rPr>
        <w:tab/>
      </w:r>
      <w:r w:rsidR="00747DC0" w:rsidRPr="00A307E2">
        <w:rPr>
          <w:rFonts w:asciiTheme="minorEastAsia" w:hAnsiTheme="minorEastAsia" w:hint="eastAsia"/>
          <w:sz w:val="24"/>
          <w:szCs w:val="24"/>
        </w:rPr>
        <w:t>合成所需的电压矢量，首先需要计算各个矢量作用的时间，根据正弦定理，由图3.5可知</w:t>
      </w:r>
    </w:p>
    <w:p w14:paraId="1A1DB1BD" w14:textId="77777777" w:rsidR="00747DC0" w:rsidRPr="00A307E2" w:rsidRDefault="00587B0A" w:rsidP="00587B0A">
      <w:pPr>
        <w:pStyle w:val="ad"/>
      </w:pPr>
      <w:r>
        <w:rPr>
          <w:rFonts w:hint="eastAsia"/>
        </w:rPr>
        <w:tab/>
      </w:r>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num>
          <m:den>
            <m:r>
              <w:rPr>
                <w:rFonts w:ascii="Cambria Math" w:hAnsi="Cambria Math"/>
              </w:rPr>
              <m:t>sin</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1</m:t>
                        </m:r>
                      </m:sub>
                    </m:sSub>
                  </m:e>
                  <m:sup>
                    <m:r>
                      <m:rPr>
                        <m:sty m:val="p"/>
                      </m:rPr>
                      <w:rPr>
                        <w:rFonts w:ascii="Cambria Math" w:hAnsi="Cambria Math"/>
                      </w:rPr>
                      <m:t>'</m:t>
                    </m:r>
                  </m:sup>
                </m:sSup>
              </m:e>
            </m:d>
          </m:num>
          <m:den>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2</m:t>
                        </m:r>
                      </m:sub>
                    </m:sSub>
                  </m:e>
                  <m:sup>
                    <m:r>
                      <m:rPr>
                        <m:sty m:val="b"/>
                      </m:rPr>
                      <w:rPr>
                        <w:rFonts w:ascii="Cambria Math" w:hAnsi="Cambria Math"/>
                      </w:rPr>
                      <m:t>'</m:t>
                    </m:r>
                  </m:sup>
                </m:sSup>
              </m:e>
            </m:d>
          </m:num>
          <m:den>
            <m:r>
              <w:rPr>
                <w:rFonts w:ascii="Cambria Math" w:hAnsi="Cambria Math"/>
              </w:rPr>
              <m:t>sinθ</m:t>
            </m:r>
          </m:den>
        </m:f>
      </m:oMath>
      <w:r w:rsidR="00747DC0" w:rsidRPr="00A307E2">
        <w:rPr>
          <w:rFonts w:hint="eastAsia"/>
        </w:rPr>
        <w:t xml:space="preserve">         </w:t>
      </w:r>
      <w:r>
        <w:rPr>
          <w:rFonts w:hint="eastAsia"/>
        </w:rPr>
        <w:tab/>
      </w:r>
      <w:r w:rsidR="00747DC0" w:rsidRPr="00A307E2">
        <w:rPr>
          <w:rFonts w:hint="eastAsia"/>
        </w:rPr>
        <w:t>（3</w:t>
      </w:r>
      <w:r w:rsidR="00D5682A" w:rsidRPr="00A307E2">
        <w:rPr>
          <w:rFonts w:hint="eastAsia"/>
        </w:rPr>
        <w:t>.10</w:t>
      </w:r>
      <w:r w:rsidR="00747DC0" w:rsidRPr="00A307E2">
        <w:rPr>
          <w:rFonts w:hint="eastAsia"/>
        </w:rPr>
        <w:t>）</w:t>
      </w:r>
    </w:p>
    <w:p w14:paraId="00386A38" w14:textId="77777777" w:rsidR="00747DC0" w:rsidRPr="00A307E2" w:rsidRDefault="00747DC0"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r>
          <w:rPr>
            <w:rFonts w:ascii="Cambria Math" w:hAnsi="Cambria Math"/>
            <w:sz w:val="24"/>
            <w:szCs w:val="24"/>
          </w:rPr>
          <m:t>θ</m:t>
        </m:r>
      </m:oMath>
      <w:r w:rsidRPr="00A307E2">
        <w:rPr>
          <w:rFonts w:asciiTheme="minorEastAsia" w:hAnsiTheme="minorEastAsia"/>
          <w:sz w:val="24"/>
          <w:szCs w:val="24"/>
        </w:rPr>
        <w:t>为所要合成矢量与矢量之间的夹角</w:t>
      </w:r>
      <w:r w:rsidRPr="00A307E2">
        <w:rPr>
          <w:rFonts w:asciiTheme="minorEastAsia" w:hAnsiTheme="minorEastAsia" w:hint="eastAsia"/>
          <w:sz w:val="24"/>
          <w:szCs w:val="24"/>
        </w:rPr>
        <w:t>。</w:t>
      </w:r>
    </w:p>
    <w:p w14:paraId="0F4F8F8F" w14:textId="77777777" w:rsidR="0099493C" w:rsidRDefault="00D5682A" w:rsidP="0099493C">
      <w:pPr>
        <w:pStyle w:val="ad"/>
        <w:ind w:left="480" w:hangingChars="200" w:hanging="480"/>
      </w:pPr>
      <w:r w:rsidRPr="00A307E2">
        <w:rPr>
          <w:rFonts w:hint="eastAsia"/>
        </w:rPr>
        <w:tab/>
        <w:t>由</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m</m:t>
            </m:r>
          </m:sub>
        </m:sSub>
      </m:oMath>
      <w:r w:rsidRPr="00A307E2">
        <w:rPr>
          <w:rFonts w:hint="eastAsia"/>
        </w:rPr>
        <w:t>及</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w:rPr>
                <w:rFonts w:ascii="Cambria Math" w:hAnsi="Cambria Math"/>
              </w:rPr>
              <m:t>U</m:t>
            </m:r>
          </m:e>
          <m:sub>
            <m:r>
              <w:rPr>
                <w:rFonts w:ascii="Cambria Math" w:hAnsi="Cambria Math"/>
              </w:rPr>
              <m:t>dc</m:t>
            </m:r>
          </m:sub>
        </m:sSub>
      </m:oMath>
      <w:r w:rsidRPr="00A307E2">
        <w:rPr>
          <w:rFonts w:hint="eastAsia"/>
        </w:rPr>
        <w:t>，将式（3.9）代入式（3.10）可得</w:t>
      </w:r>
    </w:p>
    <w:p w14:paraId="7A4310AD" w14:textId="77777777" w:rsidR="009E6BEB" w:rsidRDefault="0099493C" w:rsidP="0099493C">
      <w:pPr>
        <w:pStyle w:val="ad"/>
        <w:ind w:firstLineChars="100" w:firstLine="240"/>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sinθ</m:t>
                </m:r>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7</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e>
                </m:d>
              </m:e>
            </m:eqArr>
          </m:e>
        </m:d>
      </m:oMath>
      <w:r>
        <w:rPr>
          <w:rFonts w:hint="eastAsia"/>
        </w:rPr>
        <w:tab/>
        <w:t>（3.11）</w:t>
      </w:r>
      <w:r w:rsidR="009E6BEB">
        <w:rPr>
          <w:rFonts w:hint="eastAsia"/>
        </w:rPr>
        <w:t xml:space="preserve">  </w:t>
      </w:r>
    </w:p>
    <w:p w14:paraId="79E3C01A" w14:textId="77777777" w:rsidR="00587B0A" w:rsidRDefault="009E6BEB" w:rsidP="00587B0A">
      <w:pPr>
        <w:spacing w:line="360" w:lineRule="auto"/>
        <w:jc w:val="left"/>
        <w:rPr>
          <w:rFonts w:asciiTheme="minorEastAsia" w:hAnsiTheme="minorEastAsia"/>
          <w:sz w:val="24"/>
          <w:szCs w:val="24"/>
        </w:rPr>
      </w:pPr>
      <w:r>
        <w:rPr>
          <w:rFonts w:asciiTheme="minorEastAsia" w:hAnsiTheme="minorEastAsia" w:hint="eastAsia"/>
          <w:sz w:val="24"/>
          <w:szCs w:val="24"/>
        </w:rPr>
        <w:tab/>
        <w:t>定义SVPWM的调制比为</w:t>
      </w:r>
    </w:p>
    <w:p w14:paraId="314D9038" w14:textId="77777777" w:rsidR="00D5682A" w:rsidRDefault="00587B0A" w:rsidP="00587B0A">
      <w:pPr>
        <w:pStyle w:val="ad"/>
      </w:pPr>
      <w:r>
        <w:rPr>
          <w:rFonts w:hint="eastAsia"/>
        </w:rPr>
        <w:tab/>
      </w:r>
      <m:oMath>
        <m:r>
          <m:rPr>
            <m:sty m:val="p"/>
          </m:rPr>
          <w:rPr>
            <w:rFonts w:ascii="Cambria Math" w:hAnsi="Cambria Math"/>
          </w:rPr>
          <m:t>M=</m:t>
        </m:r>
        <m:rad>
          <m:radPr>
            <m:degHide m:val="1"/>
            <m:ctrlPr>
              <w:rPr>
                <w:rFonts w:ascii="Cambria Math" w:hAnsi="Cambria Math"/>
              </w:rPr>
            </m:ctrlPr>
          </m:radPr>
          <m:deg/>
          <m:e>
            <m:r>
              <w:rPr>
                <w:rFonts w:ascii="Cambria Math" w:hAnsi="Cambria Math"/>
              </w:rPr>
              <m:t>3</m:t>
            </m:r>
          </m:e>
        </m:rad>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sSub>
              <m:sSubPr>
                <m:ctrlPr>
                  <w:rPr>
                    <w:rFonts w:ascii="Cambria Math" w:hAnsi="Cambria Math"/>
                    <w:i/>
                  </w:rPr>
                </m:ctrlPr>
              </m:sSubPr>
              <m:e>
                <m:r>
                  <w:rPr>
                    <w:rFonts w:ascii="Cambria Math" w:hAnsi="Cambria Math"/>
                  </w:rPr>
                  <m:t>U</m:t>
                </m:r>
              </m:e>
              <m:sub>
                <m:r>
                  <w:rPr>
                    <w:rFonts w:ascii="Cambria Math" w:hAnsi="Cambria Math"/>
                  </w:rPr>
                  <m:t>dc</m:t>
                </m:r>
              </m:sub>
            </m:sSub>
          </m:den>
        </m:f>
      </m:oMath>
      <w:r w:rsidR="009E6BEB">
        <w:rPr>
          <w:rFonts w:hint="eastAsia"/>
        </w:rPr>
        <w:t xml:space="preserve">          </w:t>
      </w:r>
      <w:r>
        <w:rPr>
          <w:rFonts w:hint="eastAsia"/>
        </w:rPr>
        <w:tab/>
      </w:r>
      <w:r w:rsidR="009E6BEB">
        <w:rPr>
          <w:rFonts w:hint="eastAsia"/>
        </w:rPr>
        <w:t>（3.12）</w:t>
      </w:r>
    </w:p>
    <w:p w14:paraId="07A2880B" w14:textId="77777777" w:rsidR="00613FB9" w:rsidRPr="00BC4A99" w:rsidRDefault="00613FB9" w:rsidP="00613FB9">
      <w:pPr>
        <w:spacing w:line="360" w:lineRule="auto"/>
        <w:rPr>
          <w:rFonts w:asciiTheme="minorEastAsia" w:hAnsiTheme="minorEastAsia"/>
          <w:sz w:val="24"/>
          <w:szCs w:val="24"/>
        </w:rPr>
      </w:pPr>
      <w:r>
        <w:rPr>
          <w:rFonts w:asciiTheme="minorEastAsia" w:hAnsiTheme="minorEastAsia" w:hint="eastAsia"/>
          <w:sz w:val="24"/>
          <w:szCs w:val="24"/>
        </w:rPr>
        <w:tab/>
      </w:r>
      <w:r w:rsidRPr="00BC4A99">
        <w:rPr>
          <w:rFonts w:asciiTheme="minorEastAsia" w:hAnsiTheme="minorEastAsia" w:hint="eastAsia"/>
          <w:sz w:val="24"/>
          <w:szCs w:val="24"/>
        </w:rPr>
        <w:t>若要使合成的空间电压矢量在线性区域内调制，即要提高母线电压利用率，</w:t>
      </w:r>
      <w:r w:rsidRPr="00BC4A99">
        <w:rPr>
          <w:rFonts w:asciiTheme="minorEastAsia" w:hAnsiTheme="minorEastAsia" w:hint="eastAsia"/>
          <w:sz w:val="24"/>
          <w:szCs w:val="24"/>
        </w:rPr>
        <w:lastRenderedPageBreak/>
        <w:t>则需要满足</w:t>
      </w:r>
      <m:oMath>
        <m:d>
          <m:dPr>
            <m:begChr m:val="|"/>
            <m:endChr m:val="|"/>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m:t>
        </m:r>
      </m:oMath>
      <w:r w:rsidRPr="00BC4A99">
        <w:rPr>
          <w:rFonts w:asciiTheme="minorEastAsia" w:hAnsiTheme="minorEastAsia" w:hint="eastAsia"/>
          <w:sz w:val="24"/>
          <w:szCs w:val="24"/>
        </w:rPr>
        <w:t>，</w:t>
      </w:r>
      <w:r w:rsidRPr="00BC4A99">
        <w:rPr>
          <w:rFonts w:asciiTheme="minorEastAsia" w:hAnsiTheme="minorEastAsia"/>
          <w:sz w:val="24"/>
          <w:szCs w:val="24"/>
        </w:rPr>
        <w:t>即最大调制比</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max</m:t>
            </m:r>
          </m:sub>
        </m:sSub>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≈1.1547</m:t>
        </m:r>
      </m:oMath>
      <w:r w:rsidRPr="00BC4A99">
        <w:rPr>
          <w:rFonts w:asciiTheme="minorEastAsia" w:hAnsiTheme="minorEastAsia" w:hint="eastAsia"/>
          <w:sz w:val="24"/>
          <w:szCs w:val="24"/>
        </w:rPr>
        <w:t>。由此可知，SVPWM比传统的SPWM调制比1高出0.1547，大大提高了母线电压的利用率。</w:t>
      </w:r>
    </w:p>
    <w:p w14:paraId="0149BD5B" w14:textId="77777777" w:rsidR="00D5682A" w:rsidRPr="00BC4A99" w:rsidRDefault="00D5682A" w:rsidP="00A307E2">
      <w:pPr>
        <w:spacing w:line="360" w:lineRule="auto"/>
        <w:rPr>
          <w:sz w:val="24"/>
          <w:szCs w:val="24"/>
        </w:rPr>
      </w:pPr>
      <w:r w:rsidRPr="00BC4A99">
        <w:rPr>
          <w:rFonts w:asciiTheme="minorEastAsia" w:hAnsiTheme="minorEastAsia" w:hint="eastAsia"/>
          <w:sz w:val="24"/>
          <w:szCs w:val="24"/>
        </w:rPr>
        <w:tab/>
      </w:r>
      <w:r w:rsidRPr="00BC4A99">
        <w:rPr>
          <w:rFonts w:asciiTheme="minorEastAsia" w:hAnsiTheme="minorEastAsia"/>
          <w:sz w:val="24"/>
          <w:szCs w:val="24"/>
        </w:rPr>
        <w:t>在得到了各矢量的作用时间之后</w:t>
      </w:r>
      <w:r w:rsidRPr="00BC4A99">
        <w:rPr>
          <w:rFonts w:asciiTheme="minorEastAsia" w:hAnsiTheme="minorEastAsia" w:hint="eastAsia"/>
          <w:sz w:val="24"/>
          <w:szCs w:val="24"/>
        </w:rPr>
        <w:t>，</w:t>
      </w:r>
      <w:r w:rsidR="003C071B">
        <w:rPr>
          <w:rFonts w:asciiTheme="minorEastAsia" w:hAnsiTheme="minorEastAsia" w:hint="eastAsia"/>
          <w:sz w:val="24"/>
          <w:szCs w:val="24"/>
        </w:rPr>
        <w:t>就需要</w:t>
      </w:r>
      <w:r w:rsidR="00A307E2" w:rsidRPr="00BC4A99">
        <w:rPr>
          <w:rFonts w:asciiTheme="minorEastAsia" w:hAnsiTheme="minorEastAsia" w:hint="eastAsia"/>
          <w:sz w:val="24"/>
          <w:szCs w:val="24"/>
        </w:rPr>
        <w:t>产生实际的PWM调制波形。当前，主要的SVPWM合成方式有两种，即七段式和五段式。对于七段式SVPWM算法，保证每次只有一</w:t>
      </w:r>
      <w:r w:rsidR="00A307E2" w:rsidRPr="00BC4A99">
        <w:rPr>
          <w:rFonts w:hint="eastAsia"/>
          <w:sz w:val="24"/>
          <w:szCs w:val="24"/>
        </w:rPr>
        <w:t>相开关状态</w:t>
      </w:r>
      <w:commentRangeStart w:id="52"/>
      <w:r w:rsidR="00A307E2" w:rsidRPr="00BC4A99">
        <w:rPr>
          <w:rFonts w:hint="eastAsia"/>
          <w:sz w:val="24"/>
          <w:szCs w:val="24"/>
        </w:rPr>
        <w:t>发送</w:t>
      </w:r>
      <w:commentRangeEnd w:id="52"/>
      <w:r w:rsidR="009D06C8">
        <w:rPr>
          <w:rStyle w:val="af5"/>
        </w:rPr>
        <w:commentReference w:id="52"/>
      </w:r>
      <w:r w:rsidR="00A307E2" w:rsidRPr="00BC4A99">
        <w:rPr>
          <w:rFonts w:hint="eastAsia"/>
          <w:sz w:val="24"/>
          <w:szCs w:val="24"/>
        </w:rPr>
        <w:t>变化，并且将零矢量的作用时间平均分配，产生对称的</w:t>
      </w:r>
      <w:r w:rsidR="00A307E2" w:rsidRPr="00BC4A99">
        <w:rPr>
          <w:rFonts w:hint="eastAsia"/>
          <w:sz w:val="24"/>
          <w:szCs w:val="24"/>
        </w:rPr>
        <w:t>PWM</w:t>
      </w:r>
      <w:r w:rsidR="00A307E2" w:rsidRPr="00BC4A99">
        <w:rPr>
          <w:rFonts w:hint="eastAsia"/>
          <w:sz w:val="24"/>
          <w:szCs w:val="24"/>
        </w:rPr>
        <w:t>波形，有效降低谐波分量；而对于五段式</w:t>
      </w:r>
      <w:r w:rsidR="00A307E2" w:rsidRPr="00BC4A99">
        <w:rPr>
          <w:rFonts w:hint="eastAsia"/>
          <w:sz w:val="24"/>
          <w:szCs w:val="24"/>
        </w:rPr>
        <w:t>SVPWM</w:t>
      </w:r>
      <w:r w:rsidR="00A307E2" w:rsidRPr="00BC4A99">
        <w:rPr>
          <w:rFonts w:hint="eastAsia"/>
          <w:sz w:val="24"/>
          <w:szCs w:val="24"/>
        </w:rPr>
        <w:t>算法，其在每个扇区内保证每相开关状态不变，减小每个开关周期内的开关次数，降低了开关损耗，但是同时也增大了谐波分量。</w:t>
      </w:r>
    </w:p>
    <w:p w14:paraId="04F1F7BF" w14:textId="77777777" w:rsidR="00970219" w:rsidRPr="00BA4BF3" w:rsidRDefault="00970219" w:rsidP="00A307E2">
      <w:pPr>
        <w:pStyle w:val="2"/>
        <w:rPr>
          <w:rFonts w:ascii="黑体" w:hAnsi="黑体"/>
          <w:sz w:val="28"/>
          <w:szCs w:val="28"/>
        </w:rPr>
      </w:pPr>
      <w:bookmarkStart w:id="53" w:name="_Toc34901665"/>
      <w:r w:rsidRPr="00BA4BF3">
        <w:rPr>
          <w:rFonts w:ascii="黑体" w:hAnsi="黑体" w:hint="eastAsia"/>
          <w:sz w:val="28"/>
          <w:szCs w:val="28"/>
        </w:rPr>
        <w:t>3.</w:t>
      </w:r>
      <w:r w:rsidR="00994127" w:rsidRPr="00BA4BF3">
        <w:rPr>
          <w:rFonts w:ascii="黑体" w:hAnsi="黑体" w:hint="eastAsia"/>
          <w:sz w:val="28"/>
          <w:szCs w:val="28"/>
        </w:rPr>
        <w:t xml:space="preserve">4 </w:t>
      </w:r>
      <w:r w:rsidRPr="00BA4BF3">
        <w:rPr>
          <w:rFonts w:ascii="黑体" w:hAnsi="黑体" w:hint="eastAsia"/>
          <w:sz w:val="28"/>
          <w:szCs w:val="28"/>
        </w:rPr>
        <w:t>SVPWM算法实现</w:t>
      </w:r>
      <w:bookmarkEnd w:id="53"/>
    </w:p>
    <w:p w14:paraId="51BA09E4" w14:textId="77777777" w:rsidR="006F60CD" w:rsidRPr="00BC4A99" w:rsidRDefault="009E6BEB" w:rsidP="00BC4A99">
      <w:pPr>
        <w:spacing w:line="360" w:lineRule="auto"/>
        <w:rPr>
          <w:sz w:val="24"/>
          <w:szCs w:val="24"/>
        </w:rPr>
      </w:pPr>
      <w:r>
        <w:rPr>
          <w:rFonts w:hint="eastAsia"/>
        </w:rPr>
        <w:tab/>
      </w:r>
      <w:r w:rsidR="00F2637E" w:rsidRPr="00BC4A99">
        <w:rPr>
          <w:rFonts w:hint="eastAsia"/>
          <w:sz w:val="24"/>
          <w:szCs w:val="24"/>
        </w:rPr>
        <w:t>在实际的控制过程中，通过坐标变换，可以得到两相静止坐标系下的空间电压矢量的分量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F2637E" w:rsidRPr="00BC4A99">
        <w:rPr>
          <w:rFonts w:hint="eastAsia"/>
          <w:sz w:val="24"/>
          <w:szCs w:val="24"/>
        </w:rPr>
        <w:t>，</w:t>
      </w:r>
      <w:r w:rsidR="00F2637E" w:rsidRPr="00BC4A99">
        <w:rPr>
          <w:sz w:val="24"/>
          <w:szCs w:val="24"/>
        </w:rPr>
        <w:t>此时就可进行</w:t>
      </w:r>
      <w:r w:rsidR="00F2637E" w:rsidRPr="00BC4A99">
        <w:rPr>
          <w:rFonts w:hint="eastAsia"/>
          <w:sz w:val="24"/>
          <w:szCs w:val="24"/>
        </w:rPr>
        <w:t>SVPWM</w:t>
      </w:r>
      <w:r w:rsidR="00F2637E" w:rsidRPr="00BC4A99">
        <w:rPr>
          <w:rFonts w:hint="eastAsia"/>
          <w:sz w:val="24"/>
          <w:szCs w:val="24"/>
        </w:rPr>
        <w:t>调制。但要实现实时调制，首先要确定参考电压矢量</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00F2637E" w:rsidRPr="00BC4A99">
        <w:rPr>
          <w:sz w:val="24"/>
          <w:szCs w:val="24"/>
        </w:rPr>
        <w:t>的扇区位置</w:t>
      </w:r>
      <w:r w:rsidR="00F2637E" w:rsidRPr="00BC4A99">
        <w:rPr>
          <w:rFonts w:hint="eastAsia"/>
          <w:sz w:val="24"/>
          <w:szCs w:val="24"/>
        </w:rPr>
        <w:t>，</w:t>
      </w:r>
      <w:r w:rsidR="00F2637E" w:rsidRPr="00BC4A99">
        <w:rPr>
          <w:sz w:val="24"/>
          <w:szCs w:val="24"/>
        </w:rPr>
        <w:t>在根据所在扇区相邻两基本空间电压矢量以及零矢量来合成参考电压</w:t>
      </w:r>
      <w:r w:rsidR="00F2637E" w:rsidRPr="00BC4A99">
        <w:rPr>
          <w:rFonts w:hint="eastAsia"/>
          <w:sz w:val="24"/>
          <w:szCs w:val="24"/>
        </w:rPr>
        <w:t>。</w:t>
      </w:r>
    </w:p>
    <w:p w14:paraId="691A5B4E" w14:textId="77777777" w:rsidR="00F2637E" w:rsidRPr="00BA4BF3" w:rsidRDefault="00F2637E" w:rsidP="00F2637E">
      <w:pPr>
        <w:pStyle w:val="3"/>
        <w:rPr>
          <w:rFonts w:ascii="黑体" w:eastAsia="黑体" w:hAnsi="黑体" w:cs="Times New Roman"/>
          <w:sz w:val="24"/>
          <w:szCs w:val="24"/>
        </w:rPr>
      </w:pPr>
      <w:bookmarkStart w:id="54" w:name="_Toc34901666"/>
      <w:r w:rsidRPr="00BA4BF3">
        <w:rPr>
          <w:rFonts w:ascii="黑体" w:eastAsia="黑体" w:hAnsi="黑体" w:cs="Times New Roman"/>
          <w:sz w:val="24"/>
          <w:szCs w:val="24"/>
        </w:rPr>
        <w:t>3.4.1 确定参考电压矢量的扇区位置</w:t>
      </w:r>
      <w:bookmarkEnd w:id="54"/>
    </w:p>
    <w:p w14:paraId="332DBA5F" w14:textId="77777777" w:rsidR="009E7E86" w:rsidRDefault="00F2637E" w:rsidP="009E7E86">
      <w:pPr>
        <w:spacing w:line="360" w:lineRule="auto"/>
        <w:rPr>
          <w:sz w:val="24"/>
          <w:szCs w:val="24"/>
        </w:rPr>
      </w:pPr>
      <w:r w:rsidRPr="00BC4A99">
        <w:rPr>
          <w:rFonts w:hint="eastAsia"/>
          <w:sz w:val="24"/>
          <w:szCs w:val="24"/>
        </w:rPr>
        <w:tab/>
      </w:r>
      <w:r w:rsidRPr="00BC4A99">
        <w:rPr>
          <w:rFonts w:hint="eastAsia"/>
          <w:sz w:val="24"/>
          <w:szCs w:val="24"/>
        </w:rPr>
        <w:t>根据图</w:t>
      </w:r>
      <w:r w:rsidRPr="00BC4A99">
        <w:rPr>
          <w:rFonts w:hint="eastAsia"/>
          <w:sz w:val="24"/>
          <w:szCs w:val="24"/>
        </w:rPr>
        <w:t>3.5</w:t>
      </w:r>
      <w:r w:rsidRPr="00BC4A99">
        <w:rPr>
          <w:rFonts w:hint="eastAsia"/>
          <w:sz w:val="24"/>
          <w:szCs w:val="24"/>
        </w:rPr>
        <w:t>所示，</w:t>
      </w:r>
      <w:r w:rsidR="005F59C1" w:rsidRPr="00BC4A99">
        <w:rPr>
          <w:rFonts w:hint="eastAsia"/>
          <w:sz w:val="24"/>
          <w:szCs w:val="24"/>
        </w:rPr>
        <w:t>记</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5F59C1" w:rsidRPr="00BC4A99">
        <w:rPr>
          <w:rFonts w:hint="eastAsia"/>
          <w:sz w:val="24"/>
          <w:szCs w:val="24"/>
        </w:rPr>
        <w:t>为</w:t>
      </w:r>
      <w:r w:rsidRPr="00BC4A99">
        <w:rPr>
          <w:sz w:val="24"/>
          <w:szCs w:val="24"/>
        </w:rPr>
        <w:t>参考电压</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Pr="00BC4A99">
        <w:rPr>
          <w:sz w:val="24"/>
          <w:szCs w:val="24"/>
        </w:rPr>
        <w:t>在</w:t>
      </w:r>
      <m:oMath>
        <m:r>
          <w:rPr>
            <w:rFonts w:ascii="Cambria Math" w:hAnsi="Cambria Math"/>
            <w:sz w:val="24"/>
            <w:szCs w:val="24"/>
          </w:rPr>
          <m:t>α</m:t>
        </m:r>
        <m:r>
          <w:rPr>
            <w:rFonts w:ascii="Cambria Math" w:eastAsia="MS Mincho" w:hAnsi="Cambria Math" w:cs="MS Mincho" w:hint="eastAsia"/>
            <w:sz w:val="24"/>
            <w:szCs w:val="24"/>
          </w:rPr>
          <m:t>-</m:t>
        </m:r>
        <m:r>
          <w:rPr>
            <w:rFonts w:ascii="Cambria Math" w:hAnsi="Cambria Math"/>
            <w:sz w:val="24"/>
            <w:szCs w:val="24"/>
          </w:rPr>
          <m:t>β</m:t>
        </m:r>
      </m:oMath>
      <w:r w:rsidRPr="00BC4A99">
        <w:rPr>
          <w:sz w:val="24"/>
          <w:szCs w:val="24"/>
        </w:rPr>
        <w:t>坐标轴上的分量</w:t>
      </w:r>
      <w:r w:rsidR="005F59C1" w:rsidRPr="00BC4A99">
        <w:rPr>
          <w:rFonts w:hint="eastAsia"/>
          <w:sz w:val="24"/>
          <w:szCs w:val="24"/>
        </w:rPr>
        <w:t>，</w:t>
      </w:r>
      <w:r w:rsidR="005F59C1" w:rsidRPr="00BC4A99">
        <w:rPr>
          <w:sz w:val="24"/>
          <w:szCs w:val="24"/>
        </w:rPr>
        <w:t>定义三个变量</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ref3</m:t>
            </m:r>
          </m:sub>
        </m:sSub>
      </m:oMath>
      <w:r w:rsidR="005F59C1" w:rsidRPr="00BC4A99">
        <w:rPr>
          <w:rFonts w:hint="eastAsia"/>
          <w:sz w:val="24"/>
          <w:szCs w:val="24"/>
        </w:rPr>
        <w:t>，</w:t>
      </w:r>
      <w:r w:rsidR="005F59C1" w:rsidRPr="00BC4A99">
        <w:rPr>
          <w:sz w:val="24"/>
          <w:szCs w:val="24"/>
        </w:rPr>
        <w:t>通过坐标变换</w:t>
      </w:r>
      <w:r w:rsidR="005F59C1" w:rsidRPr="00BC4A99">
        <w:rPr>
          <w:rFonts w:hint="eastAsia"/>
          <w:sz w:val="24"/>
          <w:szCs w:val="24"/>
        </w:rPr>
        <w:t>，得</w:t>
      </w:r>
    </w:p>
    <w:p w14:paraId="7C538BBA" w14:textId="77777777" w:rsidR="005F59C1" w:rsidRPr="00BC4A99" w:rsidRDefault="009E7E86" w:rsidP="009E7E86">
      <w:pPr>
        <w:pStyle w:val="ad"/>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eastAsia="MS Mincho" w:hAnsi="Cambria Math" w:cs="MS Mincho"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qArr>
          </m:e>
        </m:d>
        <m:r>
          <m:rPr>
            <m:sty m:val="p"/>
          </m:rPr>
          <w:rPr>
            <w:rFonts w:ascii="Cambria Math" w:hAnsi="Cambria Math"/>
          </w:rPr>
          <m:t xml:space="preserve">    </m:t>
        </m:r>
      </m:oMath>
      <w:r w:rsidR="005F59C1" w:rsidRPr="00BC4A99">
        <w:rPr>
          <w:rFonts w:hint="eastAsia"/>
        </w:rPr>
        <w:t xml:space="preserve">   </w:t>
      </w:r>
      <w:r>
        <w:rPr>
          <w:rFonts w:hint="eastAsia"/>
        </w:rPr>
        <w:t xml:space="preserve">        </w:t>
      </w:r>
      <w:r>
        <w:rPr>
          <w:rFonts w:hint="eastAsia"/>
        </w:rPr>
        <w:tab/>
      </w:r>
      <w:r w:rsidR="005F59C1" w:rsidRPr="00BC4A99">
        <w:rPr>
          <w:rFonts w:hint="eastAsia"/>
        </w:rPr>
        <w:t>（3.13）</w:t>
      </w:r>
    </w:p>
    <w:p w14:paraId="2C2447C5" w14:textId="77777777" w:rsidR="006F60CD" w:rsidRPr="00BC4A99" w:rsidRDefault="005F59C1" w:rsidP="00BC4A99">
      <w:pPr>
        <w:spacing w:line="360" w:lineRule="auto"/>
        <w:rPr>
          <w:sz w:val="24"/>
          <w:szCs w:val="24"/>
        </w:rPr>
      </w:pPr>
      <w:r w:rsidRPr="00BC4A99">
        <w:rPr>
          <w:rFonts w:hint="eastAsia"/>
          <w:sz w:val="24"/>
          <w:szCs w:val="24"/>
        </w:rPr>
        <w:tab/>
      </w:r>
      <w:r w:rsidRPr="00BC4A99">
        <w:rPr>
          <w:rFonts w:hint="eastAsia"/>
          <w:sz w:val="24"/>
          <w:szCs w:val="24"/>
        </w:rPr>
        <w:t>定义变量</w:t>
      </w:r>
      <w:r w:rsidRPr="00BC4A99">
        <w:rPr>
          <w:rFonts w:hint="eastAsia"/>
          <w:sz w:val="24"/>
          <w:szCs w:val="24"/>
        </w:rPr>
        <w:t>A</w:t>
      </w:r>
      <w:r w:rsidRPr="00BC4A99">
        <w:rPr>
          <w:rFonts w:hint="eastAsia"/>
          <w:sz w:val="24"/>
          <w:szCs w:val="24"/>
        </w:rPr>
        <w:t>、</w:t>
      </w:r>
      <w:r w:rsidRPr="00BC4A99">
        <w:rPr>
          <w:rFonts w:hint="eastAsia"/>
          <w:sz w:val="24"/>
          <w:szCs w:val="24"/>
        </w:rPr>
        <w:t>B</w:t>
      </w:r>
      <w:r w:rsidRPr="00BC4A99">
        <w:rPr>
          <w:rFonts w:hint="eastAsia"/>
          <w:sz w:val="24"/>
          <w:szCs w:val="24"/>
        </w:rPr>
        <w:t>、</w:t>
      </w:r>
      <w:r w:rsidRPr="00BC4A99">
        <w:rPr>
          <w:rFonts w:hint="eastAsia"/>
          <w:sz w:val="24"/>
          <w:szCs w:val="24"/>
        </w:rPr>
        <w:t>C</w:t>
      </w:r>
      <w:r w:rsidRPr="00BC4A99">
        <w:rPr>
          <w:rFonts w:hint="eastAsia"/>
          <w:sz w:val="24"/>
          <w:szCs w:val="24"/>
        </w:rPr>
        <w:t>，使得</w:t>
      </w:r>
    </w:p>
    <w:p w14:paraId="06E22B4F" w14:textId="77777777" w:rsidR="005F59C1" w:rsidRPr="00BC4A99" w:rsidRDefault="009E7E86" w:rsidP="009E7E86">
      <w:pPr>
        <w:pStyle w:val="ad"/>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rPr>
                  <m:t>&gt;0,</m:t>
                </m:r>
                <m:r>
                  <w:rPr>
                    <w:rFonts w:ascii="Cambria Math" w:hAnsi="Cambria Math"/>
                  </w:rPr>
                  <m:t>A</m:t>
                </m:r>
                <m:r>
                  <m:rPr>
                    <m:sty m:val="p"/>
                  </m:rPr>
                  <w:rPr>
                    <w:rFonts w:ascii="Cambria Math" w:hAnsi="Cambria Math"/>
                  </w:rPr>
                  <m:t>=1;</m:t>
                </m:r>
                <m:r>
                  <m:rPr>
                    <m:sty m:val="p"/>
                  </m:rPr>
                  <w:rPr>
                    <w:rFonts w:ascii="Cambria Math" w:hAnsi="Cambria Math"/>
                  </w:rPr>
                  <m:t>否则</m:t>
                </m:r>
                <m:r>
                  <w:rPr>
                    <w:rFonts w:ascii="Cambria Math" w:hAnsi="Cambria Math"/>
                  </w:rPr>
                  <m:t>A</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rPr>
                  <m:t>&gt;0,</m:t>
                </m:r>
                <m:r>
                  <w:rPr>
                    <w:rFonts w:ascii="Cambria Math" w:hAnsi="Cambria Math"/>
                  </w:rPr>
                  <m:t>B</m:t>
                </m:r>
                <m:r>
                  <m:rPr>
                    <m:sty m:val="p"/>
                  </m:rPr>
                  <w:rPr>
                    <w:rFonts w:ascii="Cambria Math" w:hAnsi="Cambria Math"/>
                  </w:rPr>
                  <m:t>=1;</m:t>
                </m:r>
                <m:r>
                  <m:rPr>
                    <m:sty m:val="p"/>
                  </m:rPr>
                  <w:rPr>
                    <w:rFonts w:ascii="Cambria Math" w:hAnsi="Cambria Math"/>
                  </w:rPr>
                  <m:t>否则</m:t>
                </m:r>
                <m:r>
                  <w:rPr>
                    <w:rFonts w:ascii="Cambria Math" w:hAnsi="Cambria Math"/>
                  </w:rPr>
                  <m:t>B</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rPr>
                  <m:t>&gt;0,</m:t>
                </m:r>
                <m:r>
                  <w:rPr>
                    <w:rFonts w:ascii="Cambria Math" w:hAnsi="Cambria Math"/>
                  </w:rPr>
                  <m:t>C</m:t>
                </m:r>
                <m:r>
                  <m:rPr>
                    <m:sty m:val="p"/>
                  </m:rPr>
                  <w:rPr>
                    <w:rFonts w:ascii="Cambria Math" w:hAnsi="Cambria Math"/>
                  </w:rPr>
                  <m:t>=1;</m:t>
                </m:r>
                <m:r>
                  <m:rPr>
                    <m:sty m:val="p"/>
                  </m:rPr>
                  <w:rPr>
                    <w:rFonts w:ascii="Cambria Math" w:hAnsi="Cambria Math"/>
                  </w:rPr>
                  <m:t>否则</m:t>
                </m:r>
                <m:r>
                  <w:rPr>
                    <w:rFonts w:ascii="Cambria Math" w:hAnsi="Cambria Math"/>
                  </w:rPr>
                  <m:t>C</m:t>
                </m:r>
                <m:r>
                  <m:rPr>
                    <m:sty m:val="p"/>
                  </m:rPr>
                  <w:rPr>
                    <w:rFonts w:ascii="Cambria Math" w:hAnsi="Cambria Math"/>
                  </w:rPr>
                  <m:t>=0</m:t>
                </m:r>
              </m:e>
            </m:eqArr>
          </m:e>
        </m:d>
      </m:oMath>
      <w:r>
        <w:rPr>
          <w:rFonts w:asciiTheme="minorHAnsi" w:hAnsiTheme="minorHAnsi" w:hint="eastAsia"/>
        </w:rPr>
        <w:tab/>
      </w:r>
      <w:r w:rsidR="007B17E0" w:rsidRPr="00BC4A99">
        <w:rPr>
          <w:rFonts w:hint="eastAsia"/>
        </w:rPr>
        <w:t>（3.14）</w:t>
      </w:r>
    </w:p>
    <w:p w14:paraId="2DA427E7" w14:textId="77777777" w:rsidR="006F60CD" w:rsidRPr="00BC4A99" w:rsidRDefault="007B17E0" w:rsidP="00BC4A99">
      <w:pPr>
        <w:spacing w:line="360" w:lineRule="auto"/>
        <w:rPr>
          <w:sz w:val="24"/>
          <w:szCs w:val="24"/>
        </w:rPr>
      </w:pPr>
      <w:r w:rsidRPr="00BC4A99">
        <w:rPr>
          <w:rFonts w:hint="eastAsia"/>
          <w:sz w:val="24"/>
          <w:szCs w:val="24"/>
        </w:rPr>
        <w:tab/>
      </w:r>
      <w:r w:rsidRPr="00BC4A99">
        <w:rPr>
          <w:rFonts w:hint="eastAsia"/>
          <w:sz w:val="24"/>
          <w:szCs w:val="24"/>
        </w:rPr>
        <w:t>根据式（</w:t>
      </w:r>
      <w:r w:rsidRPr="00BC4A99">
        <w:rPr>
          <w:rFonts w:hint="eastAsia"/>
          <w:sz w:val="24"/>
          <w:szCs w:val="24"/>
        </w:rPr>
        <w:t>3.13</w:t>
      </w:r>
      <w:r w:rsidRPr="00BC4A99">
        <w:rPr>
          <w:rFonts w:hint="eastAsia"/>
          <w:sz w:val="24"/>
          <w:szCs w:val="24"/>
        </w:rPr>
        <w:t>）和式（</w:t>
      </w:r>
      <w:r w:rsidRPr="00BC4A99">
        <w:rPr>
          <w:rFonts w:hint="eastAsia"/>
          <w:sz w:val="24"/>
          <w:szCs w:val="24"/>
        </w:rPr>
        <w:t>3.14</w:t>
      </w:r>
      <w:r w:rsidRPr="00BC4A99">
        <w:rPr>
          <w:rFonts w:hint="eastAsia"/>
          <w:sz w:val="24"/>
          <w:szCs w:val="24"/>
        </w:rPr>
        <w:t>），可得到参考电压矢量所在的扇区</w:t>
      </w:r>
      <w:r w:rsidRPr="00BC4A99">
        <w:rPr>
          <w:rFonts w:hint="eastAsia"/>
          <w:sz w:val="24"/>
          <w:szCs w:val="24"/>
        </w:rPr>
        <w:t>N</w:t>
      </w:r>
      <w:r w:rsidRPr="00BC4A99">
        <w:rPr>
          <w:rFonts w:hint="eastAsia"/>
          <w:sz w:val="24"/>
          <w:szCs w:val="24"/>
        </w:rPr>
        <w:t>为</w:t>
      </w:r>
    </w:p>
    <w:p w14:paraId="0D9B9739" w14:textId="77777777" w:rsidR="007B17E0" w:rsidRPr="00BC4A99" w:rsidRDefault="009E7E86" w:rsidP="009E7E86">
      <w:pPr>
        <w:pStyle w:val="ad"/>
      </w:pPr>
      <w:r>
        <w:rPr>
          <w:rFonts w:asciiTheme="minorHAnsi" w:hAnsiTheme="minorHAnsi" w:hint="eastAsia"/>
        </w:rPr>
        <w:tab/>
      </w:r>
      <m:oMath>
        <m:r>
          <w:rPr>
            <w:rFonts w:ascii="Cambria Math" w:hAnsi="Cambria Math"/>
          </w:rPr>
          <m:t>N</m:t>
        </m:r>
        <m:r>
          <m:rPr>
            <m:sty m:val="p"/>
          </m:rPr>
          <w:rPr>
            <w:rFonts w:ascii="Cambria Math" w:hAnsi="Cambria Math"/>
          </w:rPr>
          <m:t>=</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+4</m:t>
        </m:r>
        <m:r>
          <w:rPr>
            <w:rFonts w:ascii="Cambria Math" w:hAnsi="Cambria Math"/>
          </w:rPr>
          <m:t>C</m:t>
        </m:r>
      </m:oMath>
      <w:r>
        <w:rPr>
          <w:rFonts w:asciiTheme="minorHAnsi" w:hAnsiTheme="minorHAnsi" w:hint="eastAsia"/>
          <w:iCs/>
        </w:rPr>
        <w:tab/>
      </w:r>
      <w:r w:rsidR="007B17E0" w:rsidRPr="00BC4A99">
        <w:rPr>
          <w:rFonts w:hint="eastAsia"/>
        </w:rPr>
        <w:t>（3.15）</w:t>
      </w:r>
    </w:p>
    <w:p w14:paraId="25051211" w14:textId="77777777" w:rsidR="006F60CD" w:rsidRPr="00BC4A99" w:rsidRDefault="007B17E0" w:rsidP="00BC4A99">
      <w:pPr>
        <w:spacing w:line="360" w:lineRule="auto"/>
        <w:rPr>
          <w:sz w:val="24"/>
          <w:szCs w:val="24"/>
        </w:rPr>
      </w:pPr>
      <w:r w:rsidRPr="00BC4A99">
        <w:rPr>
          <w:rFonts w:hint="eastAsia"/>
          <w:sz w:val="24"/>
          <w:szCs w:val="24"/>
        </w:rPr>
        <w:lastRenderedPageBreak/>
        <w:tab/>
      </w:r>
      <w:r w:rsidRPr="00BC4A99">
        <w:rPr>
          <w:rFonts w:hint="eastAsia"/>
          <w:sz w:val="24"/>
          <w:szCs w:val="24"/>
        </w:rPr>
        <w:t>由式（</w:t>
      </w:r>
      <w:r w:rsidRPr="00BC4A99">
        <w:rPr>
          <w:rFonts w:hint="eastAsia"/>
          <w:sz w:val="24"/>
          <w:szCs w:val="24"/>
        </w:rPr>
        <w:t>3.13</w:t>
      </w:r>
      <w:r w:rsidRPr="00BC4A99">
        <w:rPr>
          <w:rFonts w:hint="eastAsia"/>
          <w:sz w:val="24"/>
          <w:szCs w:val="24"/>
        </w:rPr>
        <w:t>）和（</w:t>
      </w:r>
      <w:r w:rsidRPr="00BC4A99">
        <w:rPr>
          <w:rFonts w:hint="eastAsia"/>
          <w:sz w:val="24"/>
          <w:szCs w:val="24"/>
        </w:rPr>
        <w:t>3.15</w:t>
      </w:r>
      <w:r w:rsidRPr="00BC4A99">
        <w:rPr>
          <w:rFonts w:hint="eastAsia"/>
          <w:sz w:val="24"/>
          <w:szCs w:val="24"/>
        </w:rPr>
        <w:t>）可得</w:t>
      </w:r>
      <w:r w:rsidRPr="00BC4A99">
        <w:rPr>
          <w:rFonts w:hint="eastAsia"/>
          <w:sz w:val="24"/>
          <w:szCs w:val="24"/>
        </w:rPr>
        <w:t>N</w:t>
      </w:r>
      <w:r w:rsidRPr="00BC4A99">
        <w:rPr>
          <w:rFonts w:hint="eastAsia"/>
          <w:sz w:val="24"/>
          <w:szCs w:val="24"/>
        </w:rPr>
        <w:t>与扇区之间的对应关系，如表</w:t>
      </w:r>
      <w:r w:rsidRPr="00BC4A99">
        <w:rPr>
          <w:rFonts w:hint="eastAsia"/>
          <w:sz w:val="24"/>
          <w:szCs w:val="24"/>
        </w:rPr>
        <w:t>2.2</w:t>
      </w:r>
      <w:r w:rsidRPr="00BC4A99">
        <w:rPr>
          <w:rFonts w:hint="eastAsia"/>
          <w:sz w:val="24"/>
          <w:szCs w:val="24"/>
        </w:rPr>
        <w:t>所示</w:t>
      </w:r>
    </w:p>
    <w:p w14:paraId="4E92DE08" w14:textId="77777777" w:rsidR="007B17E0" w:rsidRPr="00407C4E" w:rsidRDefault="007B17E0" w:rsidP="00BC4A99">
      <w:pPr>
        <w:spacing w:line="360" w:lineRule="auto"/>
        <w:jc w:val="center"/>
        <w:rPr>
          <w:rFonts w:asciiTheme="minorEastAsia" w:hAnsiTheme="minorEastAsia"/>
          <w:b/>
          <w:szCs w:val="21"/>
        </w:rPr>
      </w:pPr>
      <w:r w:rsidRPr="00407C4E">
        <w:rPr>
          <w:rFonts w:asciiTheme="minorEastAsia" w:hAnsiTheme="minorEastAsia" w:hint="eastAsia"/>
          <w:b/>
          <w:szCs w:val="21"/>
        </w:rPr>
        <w:t>表2.2  N与扇区对应关系</w:t>
      </w:r>
    </w:p>
    <w:tbl>
      <w:tblPr>
        <w:tblStyle w:val="ab"/>
        <w:tblW w:w="0" w:type="auto"/>
        <w:tblLook w:val="04A0" w:firstRow="1" w:lastRow="0" w:firstColumn="1" w:lastColumn="0" w:noHBand="0" w:noVBand="1"/>
      </w:tblPr>
      <w:tblGrid>
        <w:gridCol w:w="1217"/>
        <w:gridCol w:w="1217"/>
        <w:gridCol w:w="1217"/>
        <w:gridCol w:w="1217"/>
        <w:gridCol w:w="1218"/>
        <w:gridCol w:w="1218"/>
        <w:gridCol w:w="1218"/>
      </w:tblGrid>
      <w:tr w:rsidR="007B17E0" w14:paraId="31A9EA5E" w14:textId="77777777" w:rsidTr="00E85605">
        <w:tc>
          <w:tcPr>
            <w:tcW w:w="1217" w:type="dxa"/>
            <w:vAlign w:val="center"/>
          </w:tcPr>
          <w:p w14:paraId="735CBA29" w14:textId="77777777" w:rsidR="007B17E0" w:rsidRDefault="007B17E0" w:rsidP="00E85605">
            <w:pPr>
              <w:jc w:val="center"/>
            </w:pPr>
            <w:r>
              <w:rPr>
                <w:rFonts w:hint="eastAsia"/>
              </w:rPr>
              <w:t>N</w:t>
            </w:r>
          </w:p>
        </w:tc>
        <w:tc>
          <w:tcPr>
            <w:tcW w:w="1217" w:type="dxa"/>
            <w:vAlign w:val="center"/>
          </w:tcPr>
          <w:p w14:paraId="475EAE41" w14:textId="77777777" w:rsidR="007B17E0" w:rsidRDefault="00E85605" w:rsidP="00E85605">
            <w:pPr>
              <w:jc w:val="center"/>
            </w:pPr>
            <w:r>
              <w:rPr>
                <w:rFonts w:hint="eastAsia"/>
              </w:rPr>
              <w:t>3</w:t>
            </w:r>
          </w:p>
        </w:tc>
        <w:tc>
          <w:tcPr>
            <w:tcW w:w="1217" w:type="dxa"/>
            <w:vAlign w:val="center"/>
          </w:tcPr>
          <w:p w14:paraId="164FDB18" w14:textId="77777777" w:rsidR="007B17E0" w:rsidRDefault="00E85605" w:rsidP="00E85605">
            <w:pPr>
              <w:jc w:val="center"/>
            </w:pPr>
            <w:r>
              <w:rPr>
                <w:rFonts w:hint="eastAsia"/>
              </w:rPr>
              <w:t>1</w:t>
            </w:r>
          </w:p>
        </w:tc>
        <w:tc>
          <w:tcPr>
            <w:tcW w:w="1217" w:type="dxa"/>
            <w:vAlign w:val="center"/>
          </w:tcPr>
          <w:p w14:paraId="1094D547" w14:textId="77777777" w:rsidR="007B17E0" w:rsidRDefault="00E85605" w:rsidP="00E85605">
            <w:pPr>
              <w:jc w:val="center"/>
            </w:pPr>
            <w:r>
              <w:rPr>
                <w:rFonts w:hint="eastAsia"/>
              </w:rPr>
              <w:t>5</w:t>
            </w:r>
          </w:p>
        </w:tc>
        <w:tc>
          <w:tcPr>
            <w:tcW w:w="1218" w:type="dxa"/>
            <w:vAlign w:val="center"/>
          </w:tcPr>
          <w:p w14:paraId="38C6C90E" w14:textId="77777777" w:rsidR="007B17E0" w:rsidRDefault="007B17E0" w:rsidP="00E85605">
            <w:pPr>
              <w:jc w:val="center"/>
            </w:pPr>
            <w:r>
              <w:rPr>
                <w:rFonts w:hint="eastAsia"/>
              </w:rPr>
              <w:t>4</w:t>
            </w:r>
          </w:p>
        </w:tc>
        <w:tc>
          <w:tcPr>
            <w:tcW w:w="1218" w:type="dxa"/>
            <w:vAlign w:val="center"/>
          </w:tcPr>
          <w:p w14:paraId="3D1BE3C5" w14:textId="77777777" w:rsidR="007B17E0" w:rsidRDefault="00E85605" w:rsidP="00E85605">
            <w:pPr>
              <w:jc w:val="center"/>
            </w:pPr>
            <w:r>
              <w:rPr>
                <w:rFonts w:hint="eastAsia"/>
              </w:rPr>
              <w:t>6</w:t>
            </w:r>
          </w:p>
        </w:tc>
        <w:tc>
          <w:tcPr>
            <w:tcW w:w="1218" w:type="dxa"/>
            <w:vAlign w:val="center"/>
          </w:tcPr>
          <w:p w14:paraId="71FDD38E" w14:textId="77777777" w:rsidR="007B17E0" w:rsidRDefault="00E85605" w:rsidP="00E85605">
            <w:pPr>
              <w:jc w:val="center"/>
            </w:pPr>
            <w:r>
              <w:rPr>
                <w:rFonts w:hint="eastAsia"/>
              </w:rPr>
              <w:t>2</w:t>
            </w:r>
          </w:p>
        </w:tc>
      </w:tr>
      <w:tr w:rsidR="007B17E0" w14:paraId="6ED642C2" w14:textId="77777777" w:rsidTr="00E85605">
        <w:tc>
          <w:tcPr>
            <w:tcW w:w="1217" w:type="dxa"/>
            <w:vAlign w:val="center"/>
          </w:tcPr>
          <w:p w14:paraId="5E90F4AF" w14:textId="77777777" w:rsidR="007B17E0" w:rsidRDefault="007B17E0" w:rsidP="00E85605">
            <w:pPr>
              <w:jc w:val="center"/>
            </w:pPr>
            <w:r>
              <w:t>扇区</w:t>
            </w:r>
          </w:p>
        </w:tc>
        <w:tc>
          <w:tcPr>
            <w:tcW w:w="1217" w:type="dxa"/>
            <w:vAlign w:val="center"/>
          </w:tcPr>
          <w:p w14:paraId="7A07C3EC" w14:textId="77777777" w:rsidR="007B17E0" w:rsidRDefault="007B17E0" w:rsidP="00E85605">
            <w:pPr>
              <w:jc w:val="center"/>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p>
        </w:tc>
        <w:tc>
          <w:tcPr>
            <w:tcW w:w="1217" w:type="dxa"/>
            <w:vAlign w:val="center"/>
          </w:tcPr>
          <w:p w14:paraId="16F43996" w14:textId="77777777" w:rsidR="007B17E0" w:rsidRDefault="007B17E0" w:rsidP="00E85605">
            <w:pPr>
              <w:jc w:val="center"/>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p>
        </w:tc>
        <w:tc>
          <w:tcPr>
            <w:tcW w:w="1217" w:type="dxa"/>
            <w:vAlign w:val="center"/>
          </w:tcPr>
          <w:p w14:paraId="3251E4EB" w14:textId="77777777" w:rsidR="007B17E0" w:rsidRDefault="007B17E0" w:rsidP="00E85605">
            <w:pPr>
              <w:jc w:val="cente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p>
        </w:tc>
        <w:tc>
          <w:tcPr>
            <w:tcW w:w="1218" w:type="dxa"/>
            <w:vAlign w:val="center"/>
          </w:tcPr>
          <w:p w14:paraId="0AC7D268" w14:textId="77777777" w:rsidR="007B17E0" w:rsidRDefault="007B17E0" w:rsidP="00E85605">
            <w:pPr>
              <w:jc w:val="cente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p>
        </w:tc>
        <w:tc>
          <w:tcPr>
            <w:tcW w:w="1218" w:type="dxa"/>
            <w:vAlign w:val="center"/>
          </w:tcPr>
          <w:p w14:paraId="2EDF9AC0" w14:textId="77777777" w:rsidR="007B17E0" w:rsidRDefault="007B17E0" w:rsidP="00E85605">
            <w:pPr>
              <w:jc w:val="cente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p>
        </w:tc>
        <w:tc>
          <w:tcPr>
            <w:tcW w:w="1218" w:type="dxa"/>
            <w:vAlign w:val="center"/>
          </w:tcPr>
          <w:p w14:paraId="53408FB7" w14:textId="77777777" w:rsidR="007B17E0" w:rsidRDefault="007B17E0" w:rsidP="00E85605">
            <w:pPr>
              <w:jc w:val="center"/>
            </w:pPr>
            <w:r>
              <w:fldChar w:fldCharType="begin"/>
            </w:r>
            <w:r>
              <w:instrText xml:space="preserve"> </w:instrText>
            </w:r>
            <w:r>
              <w:rPr>
                <w:rFonts w:hint="eastAsia"/>
              </w:rPr>
              <w:instrText>= 6 \* ROMAN</w:instrText>
            </w:r>
            <w:r>
              <w:instrText xml:space="preserve"> </w:instrText>
            </w:r>
            <w:r>
              <w:fldChar w:fldCharType="separate"/>
            </w:r>
            <w:r>
              <w:rPr>
                <w:noProof/>
              </w:rPr>
              <w:t>VI</w:t>
            </w:r>
            <w:r>
              <w:fldChar w:fldCharType="end"/>
            </w:r>
          </w:p>
        </w:tc>
      </w:tr>
    </w:tbl>
    <w:p w14:paraId="2CCC002B" w14:textId="77777777" w:rsidR="007B17E0" w:rsidRPr="00BA4BF3" w:rsidRDefault="00E85605" w:rsidP="00D97DF9">
      <w:pPr>
        <w:pStyle w:val="3"/>
        <w:rPr>
          <w:rFonts w:ascii="黑体" w:eastAsia="黑体" w:hAnsi="黑体"/>
          <w:sz w:val="24"/>
          <w:szCs w:val="24"/>
        </w:rPr>
      </w:pPr>
      <w:bookmarkStart w:id="55" w:name="_Toc34901667"/>
      <w:r w:rsidRPr="00BA4BF3">
        <w:rPr>
          <w:rFonts w:ascii="黑体" w:eastAsia="黑体" w:hAnsi="黑体" w:hint="eastAsia"/>
          <w:sz w:val="24"/>
          <w:szCs w:val="24"/>
        </w:rPr>
        <w:t>3.4.2 确定</w:t>
      </w:r>
      <w:r w:rsidR="00D97DF9" w:rsidRPr="00BA4BF3">
        <w:rPr>
          <w:rFonts w:ascii="黑体" w:eastAsia="黑体" w:hAnsi="黑体" w:hint="eastAsia"/>
          <w:sz w:val="24"/>
          <w:szCs w:val="24"/>
        </w:rPr>
        <w:t>相邻两非零矢量以及零矢量作用时间</w:t>
      </w:r>
      <w:bookmarkEnd w:id="55"/>
    </w:p>
    <w:p w14:paraId="292F367B" w14:textId="77777777" w:rsidR="006F60CD" w:rsidRPr="00A1552C" w:rsidRDefault="00943370" w:rsidP="00A1552C">
      <w:pPr>
        <w:spacing w:line="360" w:lineRule="auto"/>
        <w:rPr>
          <w:rFonts w:asciiTheme="minorEastAsia" w:hAnsiTheme="minorEastAsia"/>
          <w:sz w:val="24"/>
          <w:szCs w:val="24"/>
        </w:rPr>
      </w:pPr>
      <w:r>
        <w:rPr>
          <w:rFonts w:hint="eastAsia"/>
        </w:rPr>
        <w:tab/>
      </w:r>
      <w:r w:rsidRPr="00A1552C">
        <w:rPr>
          <w:rFonts w:asciiTheme="minorEastAsia" w:hAnsiTheme="minorEastAsia" w:hint="eastAsia"/>
          <w:sz w:val="24"/>
          <w:szCs w:val="24"/>
        </w:rPr>
        <w:t>根据图3.5所示，</w:t>
      </w:r>
      <w:r w:rsidR="00AA4839" w:rsidRPr="00A1552C">
        <w:rPr>
          <w:rFonts w:asciiTheme="minorEastAsia" w:hAnsiTheme="minorEastAsia" w:hint="eastAsia"/>
          <w:sz w:val="24"/>
          <w:szCs w:val="24"/>
        </w:rPr>
        <w:t>将两个边界矢量投影到</w:t>
      </w:r>
      <m:oMath>
        <m:r>
          <w:rPr>
            <w:rFonts w:ascii="Cambria Math" w:hAnsi="Cambria Math"/>
            <w:sz w:val="24"/>
            <w:szCs w:val="24"/>
          </w:rPr>
          <m:t>α</m:t>
        </m:r>
        <m:r>
          <w:rPr>
            <w:rFonts w:ascii="MS Mincho" w:eastAsia="MS Mincho" w:hAnsi="MS Mincho" w:cs="MS Mincho" w:hint="eastAsia"/>
            <w:sz w:val="24"/>
            <w:szCs w:val="24"/>
          </w:rPr>
          <m:t>-</m:t>
        </m:r>
        <m:r>
          <w:rPr>
            <w:rFonts w:ascii="Cambria Math" w:hAnsi="Cambria Math"/>
            <w:sz w:val="24"/>
            <w:szCs w:val="24"/>
          </w:rPr>
          <m:t>β</m:t>
        </m:r>
      </m:oMath>
      <w:r w:rsidR="00AA4839" w:rsidRPr="00A1552C">
        <w:rPr>
          <w:rFonts w:asciiTheme="minorEastAsia" w:hAnsiTheme="minorEastAsia"/>
          <w:sz w:val="24"/>
          <w:szCs w:val="24"/>
        </w:rPr>
        <w:t>坐标轴</w:t>
      </w:r>
      <w:r w:rsidR="00AA4839" w:rsidRPr="00A1552C">
        <w:rPr>
          <w:rFonts w:asciiTheme="minorEastAsia" w:hAnsiTheme="minorEastAsia" w:hint="eastAsia"/>
          <w:sz w:val="24"/>
          <w:szCs w:val="24"/>
        </w:rPr>
        <w:t>，</w:t>
      </w:r>
      <w:r w:rsidR="00AA4839" w:rsidRPr="00A1552C">
        <w:rPr>
          <w:rFonts w:asciiTheme="minorEastAsia" w:hAnsiTheme="minorEastAsia"/>
          <w:sz w:val="24"/>
          <w:szCs w:val="24"/>
        </w:rPr>
        <w:t>则有</w:t>
      </w:r>
      <w:r w:rsidR="00AA4839" w:rsidRPr="00A1552C">
        <w:rPr>
          <w:rFonts w:asciiTheme="minorEastAsia" w:hAnsiTheme="minorEastAsia" w:hint="eastAsia"/>
          <w:sz w:val="24"/>
          <w:szCs w:val="24"/>
        </w:rPr>
        <w:t xml:space="preserve"> </w:t>
      </w:r>
    </w:p>
    <w:p w14:paraId="1349E3C1" w14:textId="77777777" w:rsidR="00AA4839" w:rsidRPr="00A1552C" w:rsidRDefault="009E7E86" w:rsidP="009E7E86">
      <w:pPr>
        <w:pStyle w:val="ad"/>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w:rPr>
                    <w:rFonts w:ascii="Cambria Math" w:hAnsi="Cambria Math"/>
                  </w:rPr>
                  <m:t>cos</m:t>
                </m:r>
                <m:f>
                  <m:fPr>
                    <m:ctrlPr>
                      <w:rPr>
                        <w:rFonts w:ascii="Cambria Math" w:hAnsi="Cambria Math"/>
                      </w:rPr>
                    </m:ctrlPr>
                  </m:fPr>
                  <m:num>
                    <m:r>
                      <w:rPr>
                        <w:rFonts w:ascii="Cambria Math" w:hAnsi="Cambria Math"/>
                      </w:rPr>
                      <m:t>π</m:t>
                    </m:r>
                  </m:num>
                  <m:den>
                    <m:r>
                      <m:rPr>
                        <m:sty m:val="p"/>
                      </m:rPr>
                      <w:rPr>
                        <w:rFonts w:ascii="Cambria Math" w:hAnsi="Cambria Math"/>
                      </w:rPr>
                      <m:t>3</m:t>
                    </m:r>
                  </m:den>
                </m:f>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w:rPr>
                    <w:rFonts w:ascii="Cambria Math" w:hAnsi="Cambria Math"/>
                  </w:rPr>
                  <m:t>sin</m:t>
                </m:r>
                <m:f>
                  <m:fPr>
                    <m:ctrlPr>
                      <w:rPr>
                        <w:rFonts w:ascii="Cambria Math" w:hAnsi="Cambria Math"/>
                      </w:rPr>
                    </m:ctrlPr>
                  </m:fPr>
                  <m:num>
                    <m:r>
                      <w:rPr>
                        <w:rFonts w:ascii="Cambria Math" w:hAnsi="Cambria Math"/>
                      </w:rPr>
                      <m:t>π</m:t>
                    </m:r>
                  </m:num>
                  <m:den>
                    <m:r>
                      <m:rPr>
                        <m:sty m:val="p"/>
                      </m:rPr>
                      <w:rPr>
                        <w:rFonts w:ascii="Cambria Math" w:hAnsi="Cambria Math"/>
                      </w:rPr>
                      <m:t>3</m:t>
                    </m:r>
                  </m:den>
                </m:f>
              </m:e>
            </m:eqArr>
          </m:e>
        </m:d>
      </m:oMath>
      <w:r w:rsidR="002B7E4B" w:rsidRPr="00A1552C">
        <w:rPr>
          <w:rFonts w:hint="eastAsia"/>
        </w:rPr>
        <w:t xml:space="preserve">  </w:t>
      </w:r>
      <w:r>
        <w:rPr>
          <w:rFonts w:hint="eastAsia"/>
        </w:rPr>
        <w:tab/>
      </w:r>
      <w:r w:rsidR="002B7E4B" w:rsidRPr="00A1552C">
        <w:rPr>
          <w:rFonts w:hint="eastAsia"/>
        </w:rPr>
        <w:t>（3.16）</w:t>
      </w:r>
    </w:p>
    <w:p w14:paraId="14B31924" w14:textId="77777777"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计算可得</w:t>
      </w:r>
    </w:p>
    <w:p w14:paraId="35D82C22" w14:textId="77777777" w:rsidR="002B7E4B" w:rsidRPr="00A1552C" w:rsidRDefault="009E7E86" w:rsidP="009E7E86">
      <w:pPr>
        <w:pStyle w:val="ad"/>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hint="eastAsia"/>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r>
                      <m:rPr>
                        <m:sty m:val="p"/>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dc</m:t>
                        </m:r>
                      </m:sub>
                    </m:sSub>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qArr>
          </m:e>
        </m:d>
      </m:oMath>
      <w:r w:rsidR="002B7E4B" w:rsidRPr="00A1552C">
        <w:rPr>
          <w:rFonts w:hint="eastAsia"/>
        </w:rPr>
        <w:t xml:space="preserve">  </w:t>
      </w:r>
      <w:r>
        <w:rPr>
          <w:rFonts w:hint="eastAsia"/>
        </w:rPr>
        <w:tab/>
      </w:r>
      <w:r w:rsidR="002B7E4B" w:rsidRPr="00A1552C">
        <w:rPr>
          <w:rFonts w:hint="eastAsia"/>
        </w:rPr>
        <w:t>（3.17）</w:t>
      </w:r>
    </w:p>
    <w:p w14:paraId="4121D4B7" w14:textId="77777777"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r>
      <w:r w:rsidR="003C071B">
        <w:rPr>
          <w:rFonts w:asciiTheme="minorEastAsia" w:hAnsiTheme="minorEastAsia" w:hint="eastAsia"/>
          <w:sz w:val="24"/>
          <w:szCs w:val="24"/>
        </w:rPr>
        <w:t>经过上述计算即可求得相邻两矢量的作用时间，同理可得到其它</w:t>
      </w:r>
      <w:r w:rsidRPr="00A1552C">
        <w:rPr>
          <w:rFonts w:asciiTheme="minorEastAsia" w:hAnsiTheme="minorEastAsia" w:hint="eastAsia"/>
          <w:sz w:val="24"/>
          <w:szCs w:val="24"/>
        </w:rPr>
        <w:t>扇区中两矢量的作用时间。通过对每个扇区相邻两矢量作用时间的求解可以看出其结果都是由</w:t>
      </w:r>
      <w:r w:rsidR="00E80FED" w:rsidRPr="00A1552C">
        <w:rPr>
          <w:rFonts w:asciiTheme="minorEastAsia" w:hAnsiTheme="minorEastAsia" w:hint="eastAsia"/>
          <w:sz w:val="24"/>
          <w:szCs w:val="24"/>
        </w:rPr>
        <w:t>一些基本时间组合而成</w:t>
      </w:r>
      <w:r w:rsidR="00A1552C">
        <w:rPr>
          <w:rFonts w:asciiTheme="minorEastAsia" w:hAnsiTheme="minorEastAsia" w:hint="eastAsia"/>
          <w:sz w:val="24"/>
          <w:szCs w:val="24"/>
        </w:rPr>
        <w:t>。</w:t>
      </w:r>
      <w:r w:rsidR="00E80FED" w:rsidRPr="00A1552C">
        <w:rPr>
          <w:rFonts w:asciiTheme="minorEastAsia" w:hAnsiTheme="minorEastAsia" w:hint="eastAsia"/>
          <w:sz w:val="24"/>
          <w:szCs w:val="24"/>
        </w:rPr>
        <w:t>令几个基本时间分别为X，Y，Z</w:t>
      </w:r>
      <w:commentRangeStart w:id="56"/>
      <w:r w:rsidR="00E80FED" w:rsidRPr="00A1552C">
        <w:rPr>
          <w:rFonts w:asciiTheme="minorEastAsia" w:hAnsiTheme="minorEastAsia" w:hint="eastAsia"/>
          <w:sz w:val="24"/>
          <w:szCs w:val="24"/>
        </w:rPr>
        <w:t>且</w:t>
      </w:r>
      <w:commentRangeEnd w:id="56"/>
      <w:r w:rsidR="0015225F">
        <w:rPr>
          <w:rStyle w:val="af5"/>
        </w:rPr>
        <w:commentReference w:id="56"/>
      </w:r>
    </w:p>
    <w:p w14:paraId="49EA4B71" w14:textId="77777777" w:rsidR="00E80FED" w:rsidRPr="00A1552C" w:rsidRDefault="009E7E86" w:rsidP="009E7E86">
      <w:pPr>
        <w:pStyle w:val="ad"/>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r>
                  <w:rPr>
                    <w:rFonts w:ascii="Cambria Math" w:hAnsi="Cambria Math"/>
                  </w:rPr>
                  <m:t>Y</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
                <m:r>
                  <m:rPr>
                    <m:sty m:val="p"/>
                  </m:rPr>
                  <w:rPr>
                    <w:rFonts w:ascii="Cambria Math" w:hAnsi="Cambria Math"/>
                  </w:rPr>
                  <m:t>&amp;</m:t>
                </m:r>
                <m:r>
                  <w:rPr>
                    <w:rFonts w:ascii="Cambria Math" w:hAnsi="Cambria Math"/>
                  </w:rPr>
                  <m:t>Z</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qArr>
          </m:e>
        </m:d>
      </m:oMath>
      <w:r w:rsidR="00725897" w:rsidRPr="00A1552C">
        <w:rPr>
          <w:rFonts w:hint="eastAsia"/>
        </w:rPr>
        <w:t xml:space="preserve">   </w:t>
      </w:r>
      <w:r>
        <w:rPr>
          <w:rFonts w:hint="eastAsia"/>
        </w:rPr>
        <w:tab/>
      </w:r>
      <w:r w:rsidR="00725897" w:rsidRPr="00A1552C">
        <w:rPr>
          <w:rFonts w:hint="eastAsia"/>
        </w:rPr>
        <w:t>（3.18）</w:t>
      </w:r>
    </w:p>
    <w:p w14:paraId="3C5D1B86" w14:textId="77777777" w:rsidR="006F60CD" w:rsidRPr="00A1552C" w:rsidRDefault="00725897"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根据上述矢量的基本作用时间可以得到各个扇区的基本矢量的作用时间如表2.3所示</w:t>
      </w:r>
    </w:p>
    <w:p w14:paraId="5AF5A59E" w14:textId="77777777" w:rsidR="00725897" w:rsidRPr="00407C4E" w:rsidRDefault="00725897" w:rsidP="00A1552C">
      <w:pPr>
        <w:spacing w:line="360" w:lineRule="auto"/>
        <w:jc w:val="center"/>
        <w:rPr>
          <w:rFonts w:asciiTheme="minorEastAsia" w:hAnsiTheme="minorEastAsia"/>
          <w:b/>
          <w:szCs w:val="21"/>
        </w:rPr>
      </w:pPr>
      <w:commentRangeStart w:id="57"/>
      <w:r w:rsidRPr="00407C4E">
        <w:rPr>
          <w:rFonts w:asciiTheme="minorEastAsia" w:hAnsiTheme="minorEastAsia" w:hint="eastAsia"/>
          <w:b/>
          <w:szCs w:val="21"/>
        </w:rPr>
        <w:t>表2.3 各扇区基本矢量作用时间</w:t>
      </w:r>
      <w:commentRangeEnd w:id="57"/>
      <w:r w:rsidR="00583626">
        <w:rPr>
          <w:rStyle w:val="af5"/>
        </w:rPr>
        <w:commentReference w:id="57"/>
      </w:r>
    </w:p>
    <w:tbl>
      <w:tblPr>
        <w:tblStyle w:val="ab"/>
        <w:tblW w:w="0" w:type="auto"/>
        <w:tblInd w:w="-176" w:type="dxa"/>
        <w:tblLook w:val="04A0" w:firstRow="1" w:lastRow="0" w:firstColumn="1" w:lastColumn="0" w:noHBand="0" w:noVBand="1"/>
      </w:tblPr>
      <w:tblGrid>
        <w:gridCol w:w="1418"/>
        <w:gridCol w:w="1192"/>
        <w:gridCol w:w="1217"/>
        <w:gridCol w:w="1217"/>
        <w:gridCol w:w="1218"/>
        <w:gridCol w:w="1218"/>
        <w:gridCol w:w="1218"/>
      </w:tblGrid>
      <w:tr w:rsidR="008B0FAA" w:rsidRPr="00A1552C" w14:paraId="0B403D75" w14:textId="77777777" w:rsidTr="008B0FAA">
        <w:tc>
          <w:tcPr>
            <w:tcW w:w="1418" w:type="dxa"/>
          </w:tcPr>
          <w:p w14:paraId="1CDF723F" w14:textId="77777777"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14:paraId="432E982E" w14:textId="77777777"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14:paraId="6D90E683" w14:textId="77777777"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14:paraId="6AE82C91" w14:textId="77777777"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14:paraId="6802B5FA" w14:textId="77777777"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14:paraId="4B0C2909" w14:textId="77777777"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14:paraId="2C8F29B8" w14:textId="77777777"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725897" w:rsidRPr="00A1552C" w14:paraId="2B466E12" w14:textId="77777777" w:rsidTr="008B0FAA">
        <w:tc>
          <w:tcPr>
            <w:tcW w:w="1418" w:type="dxa"/>
          </w:tcPr>
          <w:p w14:paraId="3A825B2A" w14:textId="77777777" w:rsidR="00725897" w:rsidRPr="00A1552C" w:rsidRDefault="003B7EA3"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14:paraId="35F033CC" w14:textId="77777777"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14:paraId="5AFFF545" w14:textId="77777777"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14:paraId="287141F1" w14:textId="77777777"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14:paraId="1BFB8748" w14:textId="77777777"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14:paraId="1B8188A2" w14:textId="77777777"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14:paraId="53638086" w14:textId="77777777"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725897" w:rsidRPr="00A1552C" w14:paraId="0AF26B7D" w14:textId="77777777" w:rsidTr="008B0FAA">
        <w:tc>
          <w:tcPr>
            <w:tcW w:w="1418" w:type="dxa"/>
          </w:tcPr>
          <w:p w14:paraId="47F976C4" w14:textId="77777777" w:rsidR="00725897" w:rsidRPr="00A1552C" w:rsidRDefault="003B7EA3"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14:paraId="484E08F5" w14:textId="77777777"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14:paraId="74BA6AFA" w14:textId="77777777"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14:paraId="2EA70011" w14:textId="77777777"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14:paraId="57BA60C5" w14:textId="77777777"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14:paraId="241F422E" w14:textId="77777777" w:rsidR="00725897" w:rsidRPr="00A1552C" w:rsidRDefault="008B0FAA" w:rsidP="00143AFD">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sidR="00143AFD">
              <w:rPr>
                <w:rFonts w:asciiTheme="minorEastAsia" w:hAnsiTheme="minorEastAsia" w:hint="eastAsia"/>
                <w:sz w:val="24"/>
                <w:szCs w:val="24"/>
              </w:rPr>
              <w:t>Y</w:t>
            </w:r>
          </w:p>
        </w:tc>
        <w:tc>
          <w:tcPr>
            <w:tcW w:w="1218" w:type="dxa"/>
          </w:tcPr>
          <w:p w14:paraId="5E3AA5AB" w14:textId="77777777"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bl>
    <w:p w14:paraId="11125023" w14:textId="77777777" w:rsidR="00725897" w:rsidRDefault="008B0FAA" w:rsidP="00A1552C">
      <w:pPr>
        <w:spacing w:line="360" w:lineRule="auto"/>
      </w:pPr>
      <w:r w:rsidRPr="00A1552C">
        <w:rPr>
          <w:rFonts w:asciiTheme="minorEastAsia" w:hAnsiTheme="minorEastAsia" w:hint="eastAsia"/>
          <w:sz w:val="24"/>
          <w:szCs w:val="24"/>
        </w:rPr>
        <w:tab/>
        <w:t>在实际的工程应用中，</w:t>
      </w:r>
      <w:r w:rsidR="007F120B" w:rsidRPr="00A1552C">
        <w:rPr>
          <w:rFonts w:asciiTheme="minorEastAsia" w:hAnsiTheme="minorEastAsia" w:hint="eastAsia"/>
          <w:sz w:val="24"/>
          <w:szCs w:val="24"/>
        </w:rPr>
        <w:t>供电直流电源电压可能会下降，</w:t>
      </w:r>
      <w:commentRangeStart w:id="58"/>
      <w:r w:rsidR="007F120B" w:rsidRPr="00A1552C">
        <w:rPr>
          <w:rFonts w:asciiTheme="minorEastAsia" w:hAnsiTheme="minorEastAsia" w:hint="eastAsia"/>
          <w:sz w:val="24"/>
          <w:szCs w:val="24"/>
        </w:rPr>
        <w:t>影响电压矢量的幅值出现变化</w:t>
      </w:r>
      <w:commentRangeEnd w:id="58"/>
      <w:r w:rsidR="00502F9A">
        <w:rPr>
          <w:rStyle w:val="af5"/>
        </w:rPr>
        <w:commentReference w:id="58"/>
      </w:r>
      <w:r w:rsidR="007F120B" w:rsidRPr="00A1552C">
        <w:rPr>
          <w:rFonts w:asciiTheme="minorEastAsia" w:hAnsiTheme="minorEastAsia" w:hint="eastAsia"/>
          <w:sz w:val="24"/>
          <w:szCs w:val="24"/>
        </w:rPr>
        <w:t>，导致计算的矢量的作用时间会大于PWM周期，即</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7F120B" w:rsidRPr="00A1552C">
        <w:rPr>
          <w:rFonts w:asciiTheme="minorEastAsia" w:hAnsiTheme="minorEastAsia" w:hint="eastAsia"/>
          <w:sz w:val="24"/>
          <w:szCs w:val="24"/>
        </w:rPr>
        <w:t>，</w:t>
      </w:r>
      <w:r w:rsidR="007F120B" w:rsidRPr="00A1552C">
        <w:rPr>
          <w:rFonts w:asciiTheme="minorEastAsia" w:hAnsiTheme="minorEastAsia"/>
          <w:sz w:val="24"/>
          <w:szCs w:val="24"/>
        </w:rPr>
        <w:t>此时就需要进行过调制处理</w:t>
      </w:r>
      <w:r w:rsidR="007F120B" w:rsidRPr="00A1552C">
        <w:rPr>
          <w:rFonts w:asciiTheme="minorEastAsia" w:hAnsiTheme="minorEastAsia" w:hint="eastAsia"/>
          <w:sz w:val="24"/>
          <w:szCs w:val="24"/>
        </w:rPr>
        <w:t>，</w:t>
      </w:r>
      <w:r w:rsidR="003C071B">
        <w:rPr>
          <w:rFonts w:asciiTheme="minorEastAsia" w:hAnsiTheme="minorEastAsia" w:hint="eastAsia"/>
          <w:sz w:val="24"/>
          <w:szCs w:val="24"/>
        </w:rPr>
        <w:t>过调制</w:t>
      </w:r>
      <w:r w:rsidR="007F120B">
        <w:t>处理方式如式</w:t>
      </w:r>
      <w:r w:rsidR="007F120B">
        <w:rPr>
          <w:rFonts w:hint="eastAsia"/>
        </w:rPr>
        <w:t>（</w:t>
      </w:r>
      <w:r w:rsidR="007F120B">
        <w:rPr>
          <w:rFonts w:hint="eastAsia"/>
        </w:rPr>
        <w:t>3.19</w:t>
      </w:r>
      <w:r w:rsidR="007F120B">
        <w:rPr>
          <w:rFonts w:hint="eastAsia"/>
        </w:rPr>
        <w:t>）所示。</w:t>
      </w:r>
    </w:p>
    <w:p w14:paraId="06990B43" w14:textId="77777777" w:rsidR="007F120B" w:rsidRPr="00725897" w:rsidRDefault="009E7E86" w:rsidP="009E7E86">
      <w:pPr>
        <w:pStyle w:val="ad"/>
      </w:pPr>
      <w:r>
        <w:rPr>
          <w:rFonts w:asciiTheme="minorHAnsi" w:hAnsiTheme="minorHAnsi" w:hint="eastAsia"/>
        </w:rPr>
        <w:lastRenderedPageBreak/>
        <w:tab/>
      </w: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T</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
                <m:sSubSup>
                  <m:sSubSupPr>
                    <m:ctrlPr>
                      <w:rPr>
                        <w:rFonts w:ascii="Cambria Math" w:hAnsi="Cambria Math"/>
                      </w:rPr>
                    </m:ctrlPr>
                  </m:sSubSupPr>
                  <m:e>
                    <m:r>
                      <w:rPr>
                        <w:rFonts w:ascii="Cambria Math" w:hAnsi="Cambria Math"/>
                      </w:rPr>
                      <m:t>T</m:t>
                    </m:r>
                  </m:e>
                  <m:sub>
                    <m:r>
                      <m:rPr>
                        <m:sty m:val="p"/>
                      </m:rPr>
                      <w:rPr>
                        <w:rFonts w:ascii="Cambria Math" w:hAnsi="Cambria Math"/>
                      </w:rPr>
                      <m:t>6</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qArr>
          </m:e>
        </m:d>
      </m:oMath>
      <w:r w:rsidR="00A1552C" w:rsidRPr="003D18EF">
        <w:rPr>
          <w:rFonts w:hint="eastAsia"/>
        </w:rPr>
        <w:t xml:space="preserve">    </w:t>
      </w:r>
      <w:r w:rsidR="00A1552C">
        <w:rPr>
          <w:rFonts w:hint="eastAsia"/>
        </w:rPr>
        <w:t xml:space="preserve"> </w:t>
      </w:r>
      <w:r>
        <w:rPr>
          <w:rFonts w:hint="eastAsia"/>
        </w:rPr>
        <w:tab/>
      </w:r>
      <w:r w:rsidR="00A1552C">
        <w:rPr>
          <w:rFonts w:hint="eastAsia"/>
        </w:rPr>
        <w:t>（3.19）</w:t>
      </w:r>
    </w:p>
    <w:p w14:paraId="3851B3D3" w14:textId="77777777" w:rsidR="006F60CD" w:rsidRPr="00BA4BF3" w:rsidRDefault="00143AFD" w:rsidP="002C780C">
      <w:pPr>
        <w:pStyle w:val="3"/>
        <w:rPr>
          <w:rFonts w:ascii="黑体" w:eastAsia="黑体" w:hAnsi="黑体"/>
          <w:sz w:val="24"/>
          <w:szCs w:val="24"/>
        </w:rPr>
      </w:pPr>
      <w:bookmarkStart w:id="59" w:name="_Toc34901668"/>
      <w:r w:rsidRPr="00BA4BF3">
        <w:rPr>
          <w:rFonts w:ascii="黑体" w:eastAsia="黑体" w:hAnsi="黑体" w:hint="eastAsia"/>
          <w:sz w:val="24"/>
          <w:szCs w:val="24"/>
        </w:rPr>
        <w:t>3.4.3 确定扇区矢量切换点</w:t>
      </w:r>
      <w:bookmarkEnd w:id="59"/>
    </w:p>
    <w:p w14:paraId="316C7F1E" w14:textId="77777777" w:rsidR="002C780C" w:rsidRPr="003D18EF" w:rsidRDefault="002C780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对于七段式SVPWM控制方式，其每个周期的PWM波形总是以零矢量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Pr="003D18EF">
        <w:rPr>
          <w:rFonts w:asciiTheme="minorEastAsia" w:hAnsiTheme="minorEastAsia" w:hint="eastAsia"/>
          <w:sz w:val="24"/>
          <w:szCs w:val="24"/>
        </w:rPr>
        <w:t>开始，并且将零矢量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oMath>
      <w:r w:rsidRPr="003D18EF">
        <w:rPr>
          <w:rFonts w:asciiTheme="minorEastAsia" w:hAnsiTheme="minorEastAsia"/>
          <w:sz w:val="24"/>
          <w:szCs w:val="24"/>
        </w:rPr>
        <w:t>作为中间矢量</w:t>
      </w:r>
      <w:r w:rsidRPr="003D18EF">
        <w:rPr>
          <w:rFonts w:asciiTheme="minorEastAsia" w:hAnsiTheme="minorEastAsia" w:hint="eastAsia"/>
          <w:sz w:val="24"/>
          <w:szCs w:val="24"/>
        </w:rPr>
        <w:t>，</w:t>
      </w:r>
      <w:r w:rsidRPr="003D18EF">
        <w:rPr>
          <w:rFonts w:asciiTheme="minorEastAsia" w:hAnsiTheme="minorEastAsia"/>
          <w:sz w:val="24"/>
          <w:szCs w:val="24"/>
        </w:rPr>
        <w:t>所以为满足每次只有一个开关状态发生改变</w:t>
      </w:r>
      <w:r w:rsidRPr="003D18EF">
        <w:rPr>
          <w:rFonts w:asciiTheme="minorEastAsia" w:hAnsiTheme="minorEastAsia" w:hint="eastAsia"/>
          <w:sz w:val="24"/>
          <w:szCs w:val="24"/>
        </w:rPr>
        <w:t>，</w:t>
      </w:r>
      <w:r w:rsidRPr="003D18EF">
        <w:rPr>
          <w:rFonts w:asciiTheme="minorEastAsia" w:hAnsiTheme="minorEastAsia"/>
          <w:sz w:val="24"/>
          <w:szCs w:val="24"/>
        </w:rPr>
        <w:t>就需要人为改变相邻两基本矢量作用的顺序</w:t>
      </w:r>
      <w:r w:rsidRPr="003D18EF">
        <w:rPr>
          <w:rFonts w:asciiTheme="minorEastAsia" w:hAnsiTheme="minorEastAsia" w:hint="eastAsia"/>
          <w:sz w:val="24"/>
          <w:szCs w:val="24"/>
        </w:rPr>
        <w:t>。</w:t>
      </w:r>
      <w:r w:rsidRPr="003D18EF">
        <w:rPr>
          <w:rFonts w:asciiTheme="minorEastAsia" w:hAnsiTheme="minorEastAsia"/>
          <w:sz w:val="24"/>
          <w:szCs w:val="24"/>
        </w:rPr>
        <w:t>比如第二扇区的基本矢量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oMath>
      <w:r w:rsidRPr="003D18EF">
        <w:rPr>
          <w:rFonts w:asciiTheme="minorEastAsia" w:hAnsiTheme="minorEastAsia" w:hint="eastAsia"/>
          <w:sz w:val="24"/>
          <w:szCs w:val="24"/>
        </w:rPr>
        <w:t>，</w:t>
      </w:r>
      <w:r w:rsidRPr="003D18EF">
        <w:rPr>
          <w:rFonts w:asciiTheme="minorEastAsia" w:hAnsiTheme="minorEastAsia"/>
          <w:sz w:val="24"/>
          <w:szCs w:val="24"/>
        </w:rPr>
        <w:t>由于以</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(0,0,0)</m:t>
        </m:r>
      </m:oMath>
      <w:r w:rsidRPr="003D18EF">
        <w:rPr>
          <w:rFonts w:asciiTheme="minorEastAsia" w:hAnsiTheme="minorEastAsia" w:hint="eastAsia"/>
          <w:sz w:val="24"/>
          <w:szCs w:val="24"/>
        </w:rPr>
        <w:t>开始，所以接下来首先应该作用的是</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(0,1,0)</m:t>
        </m:r>
      </m:oMath>
      <w:r w:rsidRPr="003D18EF">
        <w:rPr>
          <w:rFonts w:asciiTheme="minorEastAsia" w:hAnsiTheme="minorEastAsia" w:hint="eastAsia"/>
          <w:sz w:val="24"/>
          <w:szCs w:val="24"/>
        </w:rPr>
        <w:t>，</w:t>
      </w:r>
      <w:r w:rsidRPr="003D18EF">
        <w:rPr>
          <w:rFonts w:asciiTheme="minorEastAsia" w:hAnsiTheme="minorEastAsia"/>
          <w:sz w:val="24"/>
          <w:szCs w:val="24"/>
        </w:rPr>
        <w:t>之后再变为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r>
          <w:rPr>
            <w:rFonts w:ascii="Cambria Math" w:hAnsi="Cambria Math"/>
            <w:sz w:val="24"/>
            <w:szCs w:val="24"/>
          </w:rPr>
          <m:t>(1,1,0)</m:t>
        </m:r>
      </m:oMath>
      <w:r w:rsidRPr="003D18EF">
        <w:rPr>
          <w:rFonts w:asciiTheme="minorEastAsia" w:hAnsiTheme="minorEastAsia" w:hint="eastAsia"/>
          <w:sz w:val="24"/>
          <w:szCs w:val="24"/>
        </w:rPr>
        <w:t>，然后再为零矢量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r>
          <w:rPr>
            <w:rFonts w:ascii="Cambria Math" w:hAnsi="Cambria Math"/>
            <w:sz w:val="24"/>
            <w:szCs w:val="24"/>
          </w:rPr>
          <m:t>(1,1,1)</m:t>
        </m:r>
      </m:oMath>
      <w:r w:rsidRPr="003D18EF">
        <w:rPr>
          <w:rFonts w:asciiTheme="minorEastAsia" w:hAnsiTheme="minorEastAsia" w:hint="eastAsia"/>
          <w:sz w:val="24"/>
          <w:szCs w:val="24"/>
        </w:rPr>
        <w:t>，只有这样才能保证每次只有一个开关状态发送改变。由于七段式SVPWM对矢量的作用顺序有要求，所以相应的矢量作用时间表</w:t>
      </w:r>
      <w:r w:rsidR="00943D56" w:rsidRPr="003D18EF">
        <w:rPr>
          <w:rFonts w:asciiTheme="minorEastAsia" w:hAnsiTheme="minorEastAsia" w:hint="eastAsia"/>
          <w:sz w:val="24"/>
          <w:szCs w:val="24"/>
        </w:rPr>
        <w:t>也改变为表3.4所示。</w:t>
      </w:r>
    </w:p>
    <w:p w14:paraId="2A557718" w14:textId="77777777" w:rsidR="00943D56" w:rsidRPr="00407C4E" w:rsidRDefault="00943D56" w:rsidP="003D18EF">
      <w:pPr>
        <w:spacing w:line="360" w:lineRule="auto"/>
        <w:jc w:val="center"/>
        <w:rPr>
          <w:rFonts w:asciiTheme="minorEastAsia" w:hAnsiTheme="minorEastAsia"/>
          <w:b/>
          <w:szCs w:val="21"/>
        </w:rPr>
      </w:pPr>
      <w:commentRangeStart w:id="60"/>
      <w:r w:rsidRPr="00407C4E">
        <w:rPr>
          <w:rFonts w:asciiTheme="minorEastAsia" w:hAnsiTheme="minorEastAsia" w:hint="eastAsia"/>
          <w:b/>
          <w:szCs w:val="21"/>
        </w:rPr>
        <w:t>表3.4 七段式SVPWM基本矢量作用时间</w:t>
      </w:r>
      <w:commentRangeEnd w:id="60"/>
      <w:r w:rsidR="00583626">
        <w:rPr>
          <w:rStyle w:val="af5"/>
        </w:rPr>
        <w:commentReference w:id="60"/>
      </w:r>
    </w:p>
    <w:tbl>
      <w:tblPr>
        <w:tblStyle w:val="ab"/>
        <w:tblW w:w="0" w:type="auto"/>
        <w:tblInd w:w="-176" w:type="dxa"/>
        <w:tblLook w:val="04A0" w:firstRow="1" w:lastRow="0" w:firstColumn="1" w:lastColumn="0" w:noHBand="0" w:noVBand="1"/>
      </w:tblPr>
      <w:tblGrid>
        <w:gridCol w:w="1418"/>
        <w:gridCol w:w="1192"/>
        <w:gridCol w:w="1217"/>
        <w:gridCol w:w="1217"/>
        <w:gridCol w:w="1218"/>
        <w:gridCol w:w="1218"/>
        <w:gridCol w:w="1218"/>
      </w:tblGrid>
      <w:tr w:rsidR="00943D56" w:rsidRPr="00A1552C" w14:paraId="3FF865C3" w14:textId="77777777" w:rsidTr="003D18EF">
        <w:tc>
          <w:tcPr>
            <w:tcW w:w="1418" w:type="dxa"/>
          </w:tcPr>
          <w:p w14:paraId="2BC69B5A" w14:textId="77777777"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14:paraId="7D42980B" w14:textId="77777777"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14:paraId="7ECFE1B7" w14:textId="77777777"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14:paraId="08133646" w14:textId="77777777"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14:paraId="6415DA98" w14:textId="77777777"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14:paraId="356FD7C7" w14:textId="77777777"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14:paraId="1EB5CFFA" w14:textId="77777777"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943D56" w:rsidRPr="00A1552C" w14:paraId="1C630061" w14:textId="77777777" w:rsidTr="003D18EF">
        <w:tc>
          <w:tcPr>
            <w:tcW w:w="1418" w:type="dxa"/>
          </w:tcPr>
          <w:p w14:paraId="3764CFAB" w14:textId="77777777" w:rsidR="00943D56" w:rsidRPr="00A1552C" w:rsidRDefault="003B7EA3"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14:paraId="317FA731"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14:paraId="093DD500"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14:paraId="24211E71"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14:paraId="2599ACCB"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14:paraId="1386B620"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14:paraId="32059CF4"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943D56" w:rsidRPr="00A1552C" w14:paraId="060FA12A" w14:textId="77777777" w:rsidTr="003D18EF">
        <w:tc>
          <w:tcPr>
            <w:tcW w:w="1418" w:type="dxa"/>
          </w:tcPr>
          <w:p w14:paraId="1D124482" w14:textId="77777777" w:rsidR="00943D56" w:rsidRPr="00A1552C" w:rsidRDefault="003B7EA3"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14:paraId="60DAFCB3"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14:paraId="4C1D5830"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14:paraId="1CCCF844"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14:paraId="7E5CFF79"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14:paraId="50C1BCB1" w14:textId="77777777"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Pr>
                <w:rFonts w:asciiTheme="minorEastAsia" w:hAnsiTheme="minorEastAsia" w:hint="eastAsia"/>
                <w:sz w:val="24"/>
                <w:szCs w:val="24"/>
              </w:rPr>
              <w:t>Y</w:t>
            </w:r>
          </w:p>
        </w:tc>
        <w:tc>
          <w:tcPr>
            <w:tcW w:w="1218" w:type="dxa"/>
          </w:tcPr>
          <w:p w14:paraId="3370B655" w14:textId="77777777"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r w:rsidR="00943D56" w:rsidRPr="00A1552C" w14:paraId="7085BE45" w14:textId="77777777" w:rsidTr="003D18EF">
        <w:tc>
          <w:tcPr>
            <w:tcW w:w="1418" w:type="dxa"/>
          </w:tcPr>
          <w:p w14:paraId="20A68A46" w14:textId="77777777" w:rsidR="00943D56" w:rsidRPr="00A1552C" w:rsidRDefault="003B7EA3" w:rsidP="003D18EF">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00943D56" w:rsidRPr="00A1552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7</m:t>
                  </m:r>
                </m:sub>
              </m:sSub>
            </m:oMath>
          </w:p>
        </w:tc>
        <w:tc>
          <w:tcPr>
            <w:tcW w:w="7280" w:type="dxa"/>
            <w:gridSpan w:val="6"/>
          </w:tcPr>
          <w:p w14:paraId="301353E1" w14:textId="77777777" w:rsidR="00943D56" w:rsidRPr="00A1552C" w:rsidRDefault="003B7EA3" w:rsidP="00943D56">
            <w:pPr>
              <w:spacing w:line="360" w:lineRule="auto"/>
              <w:jc w:val="center"/>
              <w:rPr>
                <w:rFonts w:asciiTheme="minorEastAsia" w:hAnsiTheme="minorEastAsia"/>
                <w:sz w:val="24"/>
                <w:szCs w:val="24"/>
              </w:rPr>
            </w:pPr>
            <m:oMathPara>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e>
                </m:d>
                <m:r>
                  <w:rPr>
                    <w:rFonts w:ascii="Cambria Math" w:hAnsi="Cambria Math"/>
                    <w:sz w:val="24"/>
                    <w:szCs w:val="24"/>
                  </w:rPr>
                  <m:t>/2</m:t>
                </m:r>
              </m:oMath>
            </m:oMathPara>
          </w:p>
        </w:tc>
      </w:tr>
    </w:tbl>
    <w:p w14:paraId="55E14D9C" w14:textId="77777777" w:rsidR="00943D56" w:rsidRPr="003D18EF" w:rsidRDefault="00943D56"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本文所使用的的ARM cortex M3芯片内部的事件管理器共有三个捕获比较单元，每个单元可控制两路PWM脉冲，在配合软件的辅助正好可以实现七段式SVPWM的控制需求。定义三个变量来</w:t>
      </w:r>
      <w:r w:rsidR="00805BFC" w:rsidRPr="003D18EF">
        <w:rPr>
          <w:rFonts w:asciiTheme="minorEastAsia" w:hAnsiTheme="minorEastAsia" w:hint="eastAsia"/>
          <w:sz w:val="24"/>
          <w:szCs w:val="24"/>
        </w:rPr>
        <w:t>确定各个比较值，定义如下</w:t>
      </w:r>
    </w:p>
    <w:p w14:paraId="3F6B2CEB" w14:textId="77777777" w:rsidR="00805BFC" w:rsidRPr="009E7E86" w:rsidRDefault="009E7E86" w:rsidP="009E7E86">
      <w:pPr>
        <w:pStyle w:val="ad"/>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)/4</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/2</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/2</m:t>
                </m:r>
              </m:e>
            </m:eqArr>
          </m:e>
        </m:d>
      </m:oMath>
      <w:r w:rsidR="00805BFC" w:rsidRPr="003D18EF">
        <w:rPr>
          <w:rFonts w:hint="eastAsia"/>
        </w:rPr>
        <w:t xml:space="preserve">  </w:t>
      </w:r>
      <w:r>
        <w:rPr>
          <w:rFonts w:hint="eastAsia"/>
        </w:rPr>
        <w:tab/>
      </w:r>
      <w:r w:rsidR="00805BFC" w:rsidRPr="003D18EF">
        <w:rPr>
          <w:rFonts w:hint="eastAsia"/>
        </w:rPr>
        <w:t>（3.20）</w:t>
      </w:r>
    </w:p>
    <w:p w14:paraId="0DA705A5" w14:textId="77777777" w:rsidR="00805BFC" w:rsidRPr="003D18EF" w:rsidRDefault="00805BF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因为在整个控制过程中，每个周期都需要满足每个开关最多只动作两次，所以可得三相电压的开关时间切换点</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hint="eastAsia"/>
          <w:sz w:val="24"/>
          <w:szCs w:val="24"/>
        </w:rPr>
        <w:t>与每个扇区的关系如表3.5所示。</w:t>
      </w:r>
    </w:p>
    <w:p w14:paraId="5B904F59" w14:textId="77777777" w:rsidR="00805BFC" w:rsidRPr="00407C4E" w:rsidRDefault="00805BFC" w:rsidP="003D18EF">
      <w:pPr>
        <w:spacing w:line="360" w:lineRule="auto"/>
        <w:jc w:val="center"/>
        <w:rPr>
          <w:rFonts w:asciiTheme="minorEastAsia" w:hAnsiTheme="minorEastAsia"/>
          <w:b/>
          <w:szCs w:val="21"/>
        </w:rPr>
      </w:pPr>
      <w:commentRangeStart w:id="61"/>
      <w:r w:rsidRPr="00407C4E">
        <w:rPr>
          <w:rFonts w:asciiTheme="minorEastAsia" w:hAnsiTheme="minorEastAsia" w:hint="eastAsia"/>
          <w:b/>
          <w:szCs w:val="21"/>
        </w:rPr>
        <w:t>表3.5 扇区矢量切换点</w:t>
      </w:r>
      <w:commentRangeEnd w:id="61"/>
      <w:r w:rsidR="00583626">
        <w:rPr>
          <w:rStyle w:val="af5"/>
        </w:rPr>
        <w:commentReference w:id="61"/>
      </w:r>
    </w:p>
    <w:tbl>
      <w:tblPr>
        <w:tblStyle w:val="ab"/>
        <w:tblW w:w="0" w:type="auto"/>
        <w:tblLook w:val="04A0" w:firstRow="1" w:lastRow="0" w:firstColumn="1" w:lastColumn="0" w:noHBand="0" w:noVBand="1"/>
      </w:tblPr>
      <w:tblGrid>
        <w:gridCol w:w="1217"/>
        <w:gridCol w:w="1217"/>
        <w:gridCol w:w="1217"/>
        <w:gridCol w:w="1217"/>
        <w:gridCol w:w="1218"/>
        <w:gridCol w:w="1218"/>
        <w:gridCol w:w="1218"/>
      </w:tblGrid>
      <w:tr w:rsidR="00805BFC" w14:paraId="62A22C06" w14:textId="77777777" w:rsidTr="00282E88">
        <w:tc>
          <w:tcPr>
            <w:tcW w:w="1217" w:type="dxa"/>
            <w:vAlign w:val="center"/>
          </w:tcPr>
          <w:p w14:paraId="4A410351" w14:textId="77777777" w:rsidR="00805BFC" w:rsidRDefault="00805BFC" w:rsidP="00282E88">
            <w:pPr>
              <w:jc w:val="center"/>
            </w:pPr>
            <w:r>
              <w:rPr>
                <w:rFonts w:hint="eastAsia"/>
              </w:rPr>
              <w:t>扇区</w:t>
            </w:r>
          </w:p>
        </w:tc>
        <w:tc>
          <w:tcPr>
            <w:tcW w:w="1217" w:type="dxa"/>
          </w:tcPr>
          <w:p w14:paraId="3B29092D" w14:textId="77777777"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14:paraId="3051D984" w14:textId="77777777"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14:paraId="4F127272" w14:textId="77777777"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14:paraId="11BD62EC" w14:textId="77777777"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14:paraId="2988B39B" w14:textId="77777777"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14:paraId="7C5EF9CD" w14:textId="77777777"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805BFC" w14:paraId="46AEA9E1" w14:textId="77777777" w:rsidTr="003D18EF">
        <w:trPr>
          <w:trHeight w:val="365"/>
        </w:trPr>
        <w:tc>
          <w:tcPr>
            <w:tcW w:w="1217" w:type="dxa"/>
          </w:tcPr>
          <w:p w14:paraId="027FDA72" w14:textId="77777777" w:rsidR="00805BFC" w:rsidRDefault="003B7EA3"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cm1</m:t>
                    </m:r>
                  </m:sub>
                </m:sSub>
              </m:oMath>
            </m:oMathPara>
          </w:p>
        </w:tc>
        <w:tc>
          <w:tcPr>
            <w:tcW w:w="1217" w:type="dxa"/>
          </w:tcPr>
          <w:p w14:paraId="7DEBE8FA"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14:paraId="5E55CD69"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14:paraId="1CB61907"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14:paraId="10EAD9E4"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14:paraId="1CB5CA16"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14:paraId="051661B2"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r>
      <w:tr w:rsidR="00805BFC" w14:paraId="6EE8406E" w14:textId="77777777" w:rsidTr="003D18EF">
        <w:trPr>
          <w:trHeight w:val="416"/>
        </w:trPr>
        <w:tc>
          <w:tcPr>
            <w:tcW w:w="1217" w:type="dxa"/>
          </w:tcPr>
          <w:p w14:paraId="35B7E9C4" w14:textId="77777777" w:rsidR="00805BFC" w:rsidRDefault="003B7EA3"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cm2</m:t>
                    </m:r>
                  </m:sub>
                </m:sSub>
              </m:oMath>
            </m:oMathPara>
          </w:p>
        </w:tc>
        <w:tc>
          <w:tcPr>
            <w:tcW w:w="1217" w:type="dxa"/>
          </w:tcPr>
          <w:p w14:paraId="6B8FD38D"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14:paraId="07B3AFC7"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14:paraId="136B19F8"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14:paraId="0ED00D2C"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14:paraId="5E960ECC"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14:paraId="3DC2A2B1"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r>
      <w:tr w:rsidR="00805BFC" w14:paraId="264E9C65" w14:textId="77777777" w:rsidTr="003D18EF">
        <w:trPr>
          <w:trHeight w:val="422"/>
        </w:trPr>
        <w:tc>
          <w:tcPr>
            <w:tcW w:w="1217" w:type="dxa"/>
          </w:tcPr>
          <w:p w14:paraId="5EFCBDE3" w14:textId="77777777" w:rsidR="00805BFC" w:rsidRDefault="003B7EA3"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cm3</m:t>
                    </m:r>
                  </m:sub>
                </m:sSub>
              </m:oMath>
            </m:oMathPara>
          </w:p>
        </w:tc>
        <w:tc>
          <w:tcPr>
            <w:tcW w:w="1217" w:type="dxa"/>
          </w:tcPr>
          <w:p w14:paraId="210D861B"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14:paraId="1EDE8F14"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14:paraId="5B23C0DD"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14:paraId="05AACCE2"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14:paraId="0482B17A"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14:paraId="24DF51B7" w14:textId="77777777" w:rsidR="00805BFC" w:rsidRDefault="003B7EA3"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r>
    </w:tbl>
    <w:p w14:paraId="30D28A09" w14:textId="77777777" w:rsidR="00805BFC" w:rsidRPr="00BA4BF3" w:rsidRDefault="00282E88" w:rsidP="00282E88">
      <w:pPr>
        <w:pStyle w:val="3"/>
        <w:rPr>
          <w:rFonts w:ascii="黑体" w:eastAsia="黑体" w:hAnsi="黑体"/>
          <w:sz w:val="24"/>
          <w:szCs w:val="24"/>
        </w:rPr>
      </w:pPr>
      <w:bookmarkStart w:id="62" w:name="_Toc34901669"/>
      <w:r w:rsidRPr="00BA4BF3">
        <w:rPr>
          <w:rFonts w:ascii="黑体" w:eastAsia="黑体" w:hAnsi="黑体" w:hint="eastAsia"/>
          <w:sz w:val="24"/>
          <w:szCs w:val="24"/>
        </w:rPr>
        <w:lastRenderedPageBreak/>
        <w:t>3.4.4 算法具体实现流程</w:t>
      </w:r>
      <w:bookmarkEnd w:id="62"/>
    </w:p>
    <w:p w14:paraId="18064FB7" w14:textId="77777777" w:rsidR="00282E88" w:rsidRPr="003D18EF" w:rsidRDefault="00282E88"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在得到了扇区矢量切换点的值之后，利用芯片的比较计数器，将比较值装入三个比较值寄存器，然后计数器开始从0开始计数，当计数值达到</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m:t>
        </m:r>
      </m:oMath>
      <w:r w:rsidRPr="003D18EF">
        <w:rPr>
          <w:rFonts w:asciiTheme="minorEastAsia" w:hAnsiTheme="minorEastAsia"/>
          <w:sz w:val="24"/>
          <w:szCs w:val="24"/>
        </w:rPr>
        <w:t>时</w:t>
      </w:r>
      <w:r w:rsidRPr="003D18EF">
        <w:rPr>
          <w:rFonts w:asciiTheme="minorEastAsia" w:hAnsiTheme="minorEastAsia" w:hint="eastAsia"/>
          <w:sz w:val="24"/>
          <w:szCs w:val="24"/>
        </w:rPr>
        <w:t>，</w:t>
      </w:r>
      <w:r w:rsidRPr="003D18EF">
        <w:rPr>
          <w:rFonts w:asciiTheme="minorEastAsia" w:hAnsiTheme="minorEastAsia"/>
          <w:sz w:val="24"/>
          <w:szCs w:val="24"/>
        </w:rPr>
        <w:t>再减小到</w:t>
      </w:r>
      <w:r w:rsidRPr="003D18EF">
        <w:rPr>
          <w:rFonts w:asciiTheme="minorEastAsia" w:hAnsiTheme="minorEastAsia" w:hint="eastAsia"/>
          <w:sz w:val="24"/>
          <w:szCs w:val="24"/>
        </w:rPr>
        <w:t>0，如此往复循环。</w:t>
      </w:r>
      <w:r w:rsidR="0063061F" w:rsidRPr="003D18EF">
        <w:rPr>
          <w:rFonts w:asciiTheme="minorEastAsia" w:hAnsiTheme="minorEastAsia" w:hint="eastAsia"/>
          <w:sz w:val="24"/>
          <w:szCs w:val="24"/>
        </w:rPr>
        <w:t>在整个过程中，不断将计数器的值</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63061F" w:rsidRPr="003D18EF">
        <w:rPr>
          <w:rFonts w:asciiTheme="minorEastAsia" w:hAnsiTheme="minorEastAsia"/>
          <w:sz w:val="24"/>
          <w:szCs w:val="24"/>
        </w:rPr>
        <w:t>与比较值寄存器的值进行比较</w:t>
      </w:r>
      <w:r w:rsidR="0063061F" w:rsidRPr="003D18EF">
        <w:rPr>
          <w:rFonts w:asciiTheme="minorEastAsia" w:hAnsiTheme="minorEastAsia" w:hint="eastAsia"/>
          <w:sz w:val="24"/>
          <w:szCs w:val="24"/>
        </w:rPr>
        <w:t>，</w:t>
      </w:r>
      <w:r w:rsidR="0063061F" w:rsidRPr="003D18EF">
        <w:rPr>
          <w:rFonts w:asciiTheme="minorEastAsia" w:hAnsiTheme="minorEastAsia"/>
          <w:sz w:val="24"/>
          <w:szCs w:val="24"/>
        </w:rPr>
        <w:t>且满足以下条件</w:t>
      </w:r>
    </w:p>
    <w:p w14:paraId="452CEE28" w14:textId="77777777"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14:paraId="67B943BA" w14:textId="77777777"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14:paraId="4968368C" w14:textId="77777777"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14:paraId="3E017BFD" w14:textId="77777777"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由此，就可以实现七段式SVPWM。以第三扇区为例，比较示意图如图3.6所示。</w:t>
      </w:r>
    </w:p>
    <w:p w14:paraId="59FE7EA9" w14:textId="77777777" w:rsidR="0063061F" w:rsidRDefault="003D18EF" w:rsidP="003D18EF">
      <w:pPr>
        <w:ind w:firstLine="420"/>
        <w:jc w:val="center"/>
        <w:rPr>
          <w:b/>
        </w:rPr>
      </w:pPr>
      <w:r>
        <w:rPr>
          <w:b/>
        </w:rPr>
        <w:object w:dxaOrig="3120" w:dyaOrig="2355" w14:anchorId="45A39D03">
          <v:shape id="_x0000_i1035" type="#_x0000_t75" style="width:301.6pt;height:211.25pt" o:ole="">
            <v:imagedata r:id="rId46" o:title="" croptop="11745f" cropbottom="7047f" cropleft="7971f" cropright="7439f"/>
          </v:shape>
          <o:OLEObject Type="Embed" ProgID="Visio.Drawing.15" ShapeID="_x0000_i1035" DrawAspect="Content" ObjectID="_1645864372" r:id="rId47"/>
        </w:object>
      </w:r>
    </w:p>
    <w:p w14:paraId="134E0CDD" w14:textId="77777777" w:rsidR="003D18EF" w:rsidRPr="00407C4E" w:rsidRDefault="003D18EF" w:rsidP="003D18EF">
      <w:pPr>
        <w:ind w:firstLine="420"/>
        <w:jc w:val="center"/>
        <w:rPr>
          <w:rFonts w:asciiTheme="minorEastAsia" w:hAnsiTheme="minorEastAsia"/>
          <w:b/>
        </w:rPr>
      </w:pPr>
      <w:r w:rsidRPr="00407C4E">
        <w:rPr>
          <w:rFonts w:asciiTheme="minorEastAsia" w:hAnsiTheme="minorEastAsia" w:hint="eastAsia"/>
          <w:b/>
        </w:rPr>
        <w:t>图3.6 七段式SVPWM时序图</w:t>
      </w:r>
    </w:p>
    <w:p w14:paraId="34502A3E" w14:textId="77777777" w:rsidR="00970219" w:rsidRPr="00BA4BF3" w:rsidRDefault="00970219" w:rsidP="00943D56">
      <w:pPr>
        <w:pStyle w:val="2"/>
        <w:rPr>
          <w:rFonts w:ascii="黑体" w:hAnsi="黑体"/>
          <w:sz w:val="28"/>
          <w:szCs w:val="28"/>
        </w:rPr>
      </w:pPr>
      <w:bookmarkStart w:id="63" w:name="_Toc34901670"/>
      <w:r w:rsidRPr="00BA4BF3">
        <w:rPr>
          <w:rFonts w:ascii="黑体" w:hAnsi="黑体" w:hint="eastAsia"/>
          <w:sz w:val="28"/>
          <w:szCs w:val="28"/>
        </w:rPr>
        <w:t>3.</w:t>
      </w:r>
      <w:r w:rsidR="00994127" w:rsidRPr="00BA4BF3">
        <w:rPr>
          <w:rFonts w:ascii="黑体" w:hAnsi="黑体" w:hint="eastAsia"/>
          <w:sz w:val="28"/>
          <w:szCs w:val="28"/>
        </w:rPr>
        <w:t>5</w:t>
      </w:r>
      <w:r w:rsidRPr="00BA4BF3">
        <w:rPr>
          <w:rFonts w:ascii="黑体" w:hAnsi="黑体" w:hint="eastAsia"/>
          <w:sz w:val="28"/>
          <w:szCs w:val="28"/>
        </w:rPr>
        <w:t xml:space="preserve"> SVPWM</w:t>
      </w:r>
      <w:r w:rsidR="00994127" w:rsidRPr="00BA4BF3">
        <w:rPr>
          <w:rFonts w:ascii="黑体" w:hAnsi="黑体" w:hint="eastAsia"/>
          <w:sz w:val="28"/>
          <w:szCs w:val="28"/>
        </w:rPr>
        <w:t>算法</w:t>
      </w:r>
      <w:r w:rsidR="0022368D" w:rsidRPr="00BA4BF3">
        <w:rPr>
          <w:rFonts w:ascii="黑体" w:hAnsi="黑体" w:hint="eastAsia"/>
          <w:sz w:val="28"/>
          <w:szCs w:val="28"/>
        </w:rPr>
        <w:t>仿真</w:t>
      </w:r>
      <w:r w:rsidR="00994127" w:rsidRPr="00BA4BF3">
        <w:rPr>
          <w:rFonts w:ascii="黑体" w:hAnsi="黑体" w:hint="eastAsia"/>
          <w:sz w:val="28"/>
          <w:szCs w:val="28"/>
        </w:rPr>
        <w:t>与结果分析</w:t>
      </w:r>
      <w:bookmarkEnd w:id="63"/>
    </w:p>
    <w:p w14:paraId="02714998" w14:textId="77777777" w:rsidR="007D3EE2" w:rsidRDefault="00C433B6" w:rsidP="008E5557">
      <w:pPr>
        <w:spacing w:line="360" w:lineRule="auto"/>
        <w:rPr>
          <w:rFonts w:asciiTheme="minorEastAsia" w:hAnsiTheme="minorEastAsia"/>
          <w:sz w:val="24"/>
          <w:szCs w:val="24"/>
        </w:rPr>
      </w:pPr>
      <w:r>
        <w:rPr>
          <w:rFonts w:hint="eastAsia"/>
        </w:rPr>
        <w:tab/>
      </w:r>
      <w:r w:rsidRPr="008E5557">
        <w:rPr>
          <w:rFonts w:asciiTheme="minorEastAsia" w:hAnsiTheme="minorEastAsia" w:hint="eastAsia"/>
          <w:sz w:val="24"/>
          <w:szCs w:val="24"/>
        </w:rPr>
        <w:t>在以上分析的基础上，</w:t>
      </w:r>
      <w:r w:rsidR="003D18EF" w:rsidRPr="008E5557">
        <w:rPr>
          <w:rFonts w:asciiTheme="minorEastAsia" w:hAnsiTheme="minorEastAsia" w:hint="eastAsia"/>
          <w:sz w:val="24"/>
          <w:szCs w:val="24"/>
        </w:rPr>
        <w:t>SVPWM算法实现的主要步骤包括判断参考电压矢量所在的扇区、各个扇区相邻两非零矢量以及零矢量的作用时间和</w:t>
      </w:r>
      <w:r w:rsidR="007D3EE2">
        <w:rPr>
          <w:rFonts w:asciiTheme="minorEastAsia" w:hAnsiTheme="minorEastAsia" w:hint="eastAsia"/>
          <w:sz w:val="24"/>
          <w:szCs w:val="24"/>
        </w:rPr>
        <w:t>确定</w:t>
      </w:r>
      <w:r w:rsidR="003D18EF" w:rsidRPr="008E5557">
        <w:rPr>
          <w:rFonts w:asciiTheme="minorEastAsia" w:hAnsiTheme="minorEastAsia" w:hint="eastAsia"/>
          <w:sz w:val="24"/>
          <w:szCs w:val="24"/>
        </w:rPr>
        <w:t>各个扇区矢量的时间切换点，</w:t>
      </w:r>
      <w:r w:rsidR="002C443F">
        <w:rPr>
          <w:rFonts w:asciiTheme="minorEastAsia" w:hAnsiTheme="minorEastAsia" w:hint="eastAsia"/>
          <w:sz w:val="24"/>
          <w:szCs w:val="24"/>
        </w:rPr>
        <w:t>将</w:t>
      </w:r>
      <w:r w:rsidR="003D18EF" w:rsidRPr="008E5557">
        <w:rPr>
          <w:rFonts w:asciiTheme="minorEastAsia" w:hAnsiTheme="minorEastAsia" w:hint="eastAsia"/>
          <w:sz w:val="24"/>
          <w:szCs w:val="24"/>
        </w:rPr>
        <w:t>一定频率的三角载波信号与切换点进行比较来产生逆变器所需的PWM驱动信号。</w:t>
      </w:r>
    </w:p>
    <w:p w14:paraId="4F21011E" w14:textId="77777777" w:rsidR="007D3EE2" w:rsidRPr="00BA4BF3" w:rsidRDefault="007D3EE2" w:rsidP="007D3EE2">
      <w:pPr>
        <w:pStyle w:val="3"/>
        <w:rPr>
          <w:rFonts w:ascii="黑体" w:eastAsia="黑体" w:hAnsi="黑体"/>
          <w:sz w:val="24"/>
          <w:szCs w:val="24"/>
        </w:rPr>
      </w:pPr>
      <w:bookmarkStart w:id="64" w:name="_Toc34901671"/>
      <w:r w:rsidRPr="00BA4BF3">
        <w:rPr>
          <w:rFonts w:ascii="黑体" w:eastAsia="黑体" w:hAnsi="黑体" w:hint="eastAsia"/>
          <w:sz w:val="24"/>
          <w:szCs w:val="24"/>
        </w:rPr>
        <w:lastRenderedPageBreak/>
        <w:t>3.5.1 建立仿真模型</w:t>
      </w:r>
      <w:bookmarkEnd w:id="64"/>
    </w:p>
    <w:p w14:paraId="4034BEE2" w14:textId="77777777" w:rsidR="00C433B6" w:rsidRPr="008E5557" w:rsidRDefault="00C433B6" w:rsidP="005C16FD">
      <w:pPr>
        <w:spacing w:line="360" w:lineRule="auto"/>
        <w:ind w:firstLineChars="200" w:firstLine="480"/>
        <w:rPr>
          <w:rFonts w:asciiTheme="minorEastAsia" w:hAnsiTheme="minorEastAsia"/>
          <w:sz w:val="24"/>
          <w:szCs w:val="24"/>
        </w:rPr>
      </w:pPr>
      <w:r w:rsidRPr="008E5557">
        <w:rPr>
          <w:rFonts w:asciiTheme="minorEastAsia" w:hAnsiTheme="minorEastAsia" w:hint="eastAsia"/>
          <w:sz w:val="24"/>
          <w:szCs w:val="24"/>
        </w:rPr>
        <w:t>为验证SVPWM算法的正确性，搭建基于matlab/</w:t>
      </w:r>
      <w:r w:rsidRPr="008E5557">
        <w:rPr>
          <w:rFonts w:asciiTheme="minorEastAsia" w:hAnsiTheme="minorEastAsia"/>
          <w:sz w:val="24"/>
          <w:szCs w:val="24"/>
        </w:rPr>
        <w:t>Simulink</w:t>
      </w:r>
      <w:r w:rsidRPr="008E5557">
        <w:rPr>
          <w:rFonts w:asciiTheme="minorEastAsia" w:hAnsiTheme="minorEastAsia" w:hint="eastAsia"/>
          <w:sz w:val="24"/>
          <w:szCs w:val="24"/>
        </w:rPr>
        <w:t>的</w:t>
      </w:r>
      <w:r w:rsidR="008E5557" w:rsidRPr="008E5557">
        <w:rPr>
          <w:rFonts w:asciiTheme="minorEastAsia" w:hAnsiTheme="minorEastAsia" w:hint="eastAsia"/>
          <w:sz w:val="24"/>
          <w:szCs w:val="24"/>
        </w:rPr>
        <w:t>七段式SVPWM</w:t>
      </w:r>
      <w:r w:rsidRPr="008E5557">
        <w:rPr>
          <w:rFonts w:asciiTheme="minorEastAsia" w:hAnsiTheme="minorEastAsia" w:hint="eastAsia"/>
          <w:sz w:val="24"/>
          <w:szCs w:val="24"/>
        </w:rPr>
        <w:t>仿真模型如</w:t>
      </w:r>
      <w:bookmarkStart w:id="65" w:name="Simulink_requirement_item_1"/>
      <w:r w:rsidRPr="008E5557">
        <w:rPr>
          <w:rFonts w:asciiTheme="minorEastAsia" w:hAnsiTheme="minorEastAsia" w:hint="eastAsia"/>
          <w:sz w:val="24"/>
          <w:szCs w:val="24"/>
        </w:rPr>
        <w:t>图</w:t>
      </w:r>
      <w:r w:rsidR="002C443F">
        <w:rPr>
          <w:rFonts w:asciiTheme="minorEastAsia" w:hAnsiTheme="minorEastAsia" w:hint="eastAsia"/>
          <w:sz w:val="24"/>
          <w:szCs w:val="24"/>
        </w:rPr>
        <w:t>3.7</w:t>
      </w:r>
      <w:r w:rsidRPr="008E5557">
        <w:rPr>
          <w:rFonts w:asciiTheme="minorEastAsia" w:hAnsiTheme="minorEastAsia" w:hint="eastAsia"/>
          <w:sz w:val="24"/>
          <w:szCs w:val="24"/>
        </w:rPr>
        <w:t>所示</w:t>
      </w:r>
      <w:bookmarkEnd w:id="65"/>
      <w:r w:rsidRPr="008E5557">
        <w:rPr>
          <w:rFonts w:asciiTheme="minorEastAsia" w:hAnsiTheme="minorEastAsia" w:hint="eastAsia"/>
          <w:sz w:val="24"/>
          <w:szCs w:val="24"/>
        </w:rPr>
        <w:t>。</w:t>
      </w:r>
      <w:r w:rsidR="0022620F">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w:rPr>
            <w:rFonts w:ascii="Cambria Math" w:hAnsi="Cambria Math"/>
            <w:sz w:val="24"/>
            <w:szCs w:val="24"/>
          </w:rPr>
          <m:t>=100cos100πt</m:t>
        </m:r>
      </m:oMath>
      <w:r w:rsidR="0022620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r>
          <w:rPr>
            <w:rFonts w:ascii="Cambria Math" w:hAnsi="Cambria Math"/>
            <w:sz w:val="24"/>
            <w:szCs w:val="24"/>
          </w:rPr>
          <m:t>=100sin100πt</m:t>
        </m:r>
      </m:oMath>
      <w:r w:rsidR="0022620F">
        <w:rPr>
          <w:rFonts w:asciiTheme="minorEastAsia" w:hAnsiTheme="minorEastAsia" w:hint="eastAsia"/>
          <w:sz w:val="24"/>
          <w:szCs w:val="24"/>
        </w:rPr>
        <w:t>，PWM开关周期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=200μs</m:t>
        </m:r>
      </m:oMath>
      <w:r w:rsidR="0022620F">
        <w:rPr>
          <w:rFonts w:asciiTheme="minorEastAsia" w:hAnsiTheme="minorEastAsia" w:hint="eastAsia"/>
          <w:sz w:val="24"/>
          <w:szCs w:val="24"/>
        </w:rPr>
        <w:t>，</w:t>
      </w:r>
      <w:r w:rsidR="0022620F">
        <w:rPr>
          <w:rFonts w:asciiTheme="minorEastAsia" w:hAnsiTheme="minorEastAsia"/>
          <w:sz w:val="24"/>
          <w:szCs w:val="24"/>
        </w:rPr>
        <w:t>电源电压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=300V</m:t>
        </m:r>
      </m:oMath>
      <w:r w:rsidR="00D12BC0">
        <w:rPr>
          <w:rFonts w:asciiTheme="minorEastAsia" w:hAnsiTheme="minorEastAsia" w:hint="eastAsia"/>
          <w:sz w:val="24"/>
          <w:szCs w:val="24"/>
        </w:rPr>
        <w:t>。</w:t>
      </w:r>
      <w:r w:rsidR="00D12BC0">
        <w:rPr>
          <w:rFonts w:asciiTheme="minorEastAsia" w:hAnsiTheme="minorEastAsia"/>
          <w:sz w:val="24"/>
          <w:szCs w:val="24"/>
        </w:rPr>
        <w:t>根据上节理论分析可建立各个模块的仿真模型如图</w:t>
      </w:r>
      <w:r w:rsidR="00D12BC0">
        <w:rPr>
          <w:rFonts w:asciiTheme="minorEastAsia" w:hAnsiTheme="minorEastAsia" w:hint="eastAsia"/>
          <w:sz w:val="24"/>
          <w:szCs w:val="24"/>
        </w:rPr>
        <w:t>3.</w:t>
      </w:r>
      <w:r w:rsidR="002C443F">
        <w:rPr>
          <w:rFonts w:asciiTheme="minorEastAsia" w:hAnsiTheme="minorEastAsia" w:hint="eastAsia"/>
          <w:sz w:val="24"/>
          <w:szCs w:val="24"/>
        </w:rPr>
        <w:t>8</w:t>
      </w:r>
      <w:r w:rsidR="00D12BC0" w:rsidRPr="00D12BC0">
        <w:rPr>
          <w:rFonts w:asciiTheme="minorEastAsia" w:hAnsiTheme="minorEastAsia" w:hint="eastAsia"/>
          <w:sz w:val="24"/>
          <w:szCs w:val="24"/>
        </w:rPr>
        <w:t>～</w:t>
      </w:r>
      <w:r w:rsidR="00D12BC0">
        <w:rPr>
          <w:rFonts w:asciiTheme="minorEastAsia" w:hAnsiTheme="minorEastAsia" w:hint="eastAsia"/>
          <w:sz w:val="24"/>
          <w:szCs w:val="24"/>
        </w:rPr>
        <w:t>3.</w:t>
      </w:r>
      <w:r w:rsidR="002C443F">
        <w:rPr>
          <w:rFonts w:asciiTheme="minorEastAsia" w:hAnsiTheme="minorEastAsia" w:hint="eastAsia"/>
          <w:sz w:val="24"/>
          <w:szCs w:val="24"/>
        </w:rPr>
        <w:t>10</w:t>
      </w:r>
      <w:r w:rsidR="00D12BC0">
        <w:rPr>
          <w:rFonts w:asciiTheme="minorEastAsia" w:hAnsiTheme="minorEastAsia" w:hint="eastAsia"/>
          <w:sz w:val="24"/>
          <w:szCs w:val="24"/>
        </w:rPr>
        <w:t>所示。</w:t>
      </w:r>
    </w:p>
    <w:p w14:paraId="428BAC8F" w14:textId="77777777" w:rsidR="00016EBD" w:rsidRDefault="00865D0B" w:rsidP="006F60CD">
      <w:pPr>
        <w:jc w:val="center"/>
      </w:pPr>
      <w:r>
        <w:rPr>
          <w:rFonts w:hint="eastAsia"/>
          <w:noProof/>
        </w:rPr>
        <w:drawing>
          <wp:inline distT="0" distB="0" distL="0" distR="0" wp14:anchorId="30CB5269" wp14:editId="03254337">
            <wp:extent cx="4391246" cy="232282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2332" r="7414"/>
                    <a:stretch/>
                  </pic:blipFill>
                  <pic:spPr bwMode="auto">
                    <a:xfrm>
                      <a:off x="0" y="0"/>
                      <a:ext cx="4407505" cy="2331425"/>
                    </a:xfrm>
                    <a:prstGeom prst="rect">
                      <a:avLst/>
                    </a:prstGeom>
                    <a:noFill/>
                    <a:ln>
                      <a:noFill/>
                    </a:ln>
                    <a:extLst>
                      <a:ext uri="{53640926-AAD7-44D8-BBD7-CCE9431645EC}">
                        <a14:shadowObscured xmlns:a14="http://schemas.microsoft.com/office/drawing/2010/main"/>
                      </a:ext>
                    </a:extLst>
                  </pic:spPr>
                </pic:pic>
              </a:graphicData>
            </a:graphic>
          </wp:inline>
        </w:drawing>
      </w:r>
    </w:p>
    <w:p w14:paraId="0367B63B" w14:textId="77777777" w:rsidR="0023510B" w:rsidRPr="00407C4E" w:rsidRDefault="00D12BC0" w:rsidP="00432522">
      <w:pPr>
        <w:jc w:val="center"/>
        <w:rPr>
          <w:rFonts w:asciiTheme="minorEastAsia" w:hAnsiTheme="minorEastAsia"/>
          <w:b/>
        </w:rPr>
      </w:pPr>
      <w:r w:rsidRPr="00407C4E">
        <w:rPr>
          <w:rFonts w:asciiTheme="minorEastAsia" w:hAnsiTheme="minorEastAsia" w:hint="eastAsia"/>
          <w:b/>
        </w:rPr>
        <w:t>图3.7 SVPWM算法仿真</w:t>
      </w:r>
    </w:p>
    <w:p w14:paraId="3CC6A577" w14:textId="77777777" w:rsidR="002C443F" w:rsidRDefault="00865D0B" w:rsidP="006F60CD">
      <w:pPr>
        <w:jc w:val="center"/>
      </w:pPr>
      <w:r>
        <w:rPr>
          <w:rFonts w:hint="eastAsia"/>
          <w:noProof/>
        </w:rPr>
        <w:drawing>
          <wp:inline distT="0" distB="0" distL="0" distR="0" wp14:anchorId="479049E1" wp14:editId="056F1FBA">
            <wp:extent cx="4965405" cy="210791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89867" cy="2118300"/>
                    </a:xfrm>
                    <a:prstGeom prst="rect">
                      <a:avLst/>
                    </a:prstGeom>
                    <a:noFill/>
                    <a:ln>
                      <a:noFill/>
                    </a:ln>
                  </pic:spPr>
                </pic:pic>
              </a:graphicData>
            </a:graphic>
          </wp:inline>
        </w:drawing>
      </w:r>
    </w:p>
    <w:p w14:paraId="2BC68A44" w14:textId="77777777" w:rsidR="002C443F" w:rsidRPr="00407C4E" w:rsidRDefault="002C443F" w:rsidP="006F60CD">
      <w:pPr>
        <w:jc w:val="center"/>
        <w:rPr>
          <w:rFonts w:asciiTheme="minorEastAsia" w:hAnsiTheme="minorEastAsia"/>
          <w:b/>
        </w:rPr>
      </w:pPr>
      <w:r w:rsidRPr="00407C4E">
        <w:rPr>
          <w:rFonts w:asciiTheme="minorEastAsia" w:hAnsiTheme="minorEastAsia" w:hint="eastAsia"/>
          <w:b/>
        </w:rPr>
        <w:t>图3.8 扇区N的计算</w:t>
      </w:r>
    </w:p>
    <w:p w14:paraId="7AB329D7" w14:textId="77777777" w:rsidR="002C443F" w:rsidRDefault="00865D0B" w:rsidP="006F60CD">
      <w:pPr>
        <w:jc w:val="center"/>
      </w:pPr>
      <w:r>
        <w:rPr>
          <w:rFonts w:hint="eastAsia"/>
          <w:noProof/>
        </w:rPr>
        <w:lastRenderedPageBreak/>
        <w:drawing>
          <wp:inline distT="0" distB="0" distL="0" distR="0" wp14:anchorId="1320C4AA" wp14:editId="6B257A08">
            <wp:extent cx="5414061" cy="2838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0">
                      <a:extLst>
                        <a:ext uri="{28A0092B-C50C-407E-A947-70E740481C1C}">
                          <a14:useLocalDpi xmlns:a14="http://schemas.microsoft.com/office/drawing/2010/main" val="0"/>
                        </a:ext>
                      </a:extLst>
                    </a:blip>
                    <a:srcRect l="17587" t="5715" r="11861" b="7142"/>
                    <a:stretch/>
                  </pic:blipFill>
                  <pic:spPr bwMode="auto">
                    <a:xfrm>
                      <a:off x="0" y="0"/>
                      <a:ext cx="5429132" cy="2846795"/>
                    </a:xfrm>
                    <a:prstGeom prst="rect">
                      <a:avLst/>
                    </a:prstGeom>
                    <a:noFill/>
                    <a:ln>
                      <a:noFill/>
                    </a:ln>
                    <a:extLst>
                      <a:ext uri="{53640926-AAD7-44D8-BBD7-CCE9431645EC}">
                        <a14:shadowObscured xmlns:a14="http://schemas.microsoft.com/office/drawing/2010/main"/>
                      </a:ext>
                    </a:extLst>
                  </pic:spPr>
                </pic:pic>
              </a:graphicData>
            </a:graphic>
          </wp:inline>
        </w:drawing>
      </w:r>
    </w:p>
    <w:p w14:paraId="465926D3" w14:textId="77777777" w:rsidR="002C443F" w:rsidRPr="00407C4E" w:rsidRDefault="002C443F" w:rsidP="006F60CD">
      <w:pPr>
        <w:jc w:val="center"/>
        <w:rPr>
          <w:rFonts w:asciiTheme="minorEastAsia" w:hAnsiTheme="minorEastAsia"/>
          <w:b/>
        </w:rPr>
      </w:pPr>
      <w:r w:rsidRPr="00407C4E">
        <w:rPr>
          <w:rFonts w:asciiTheme="minorEastAsia" w:hAnsiTheme="minorEastAsia" w:hint="eastAsia"/>
          <w:b/>
        </w:rPr>
        <w:t>图3.9 基本矢量作用时间的计算</w:t>
      </w:r>
    </w:p>
    <w:p w14:paraId="65334118" w14:textId="77777777" w:rsidR="002C443F" w:rsidRDefault="00865D0B" w:rsidP="006F60CD">
      <w:pPr>
        <w:jc w:val="center"/>
      </w:pPr>
      <w:r>
        <w:rPr>
          <w:rFonts w:hint="eastAsia"/>
          <w:noProof/>
        </w:rPr>
        <w:drawing>
          <wp:inline distT="0" distB="0" distL="0" distR="0" wp14:anchorId="17C781AA" wp14:editId="5BC61ADE">
            <wp:extent cx="4848447" cy="3048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1">
                      <a:extLst>
                        <a:ext uri="{28A0092B-C50C-407E-A947-70E740481C1C}">
                          <a14:useLocalDpi xmlns:a14="http://schemas.microsoft.com/office/drawing/2010/main" val="0"/>
                        </a:ext>
                      </a:extLst>
                    </a:blip>
                    <a:srcRect l="14959" r="17522"/>
                    <a:stretch/>
                  </pic:blipFill>
                  <pic:spPr bwMode="auto">
                    <a:xfrm>
                      <a:off x="0" y="0"/>
                      <a:ext cx="4861942" cy="3056910"/>
                    </a:xfrm>
                    <a:prstGeom prst="rect">
                      <a:avLst/>
                    </a:prstGeom>
                    <a:noFill/>
                    <a:ln>
                      <a:noFill/>
                    </a:ln>
                    <a:extLst>
                      <a:ext uri="{53640926-AAD7-44D8-BBD7-CCE9431645EC}">
                        <a14:shadowObscured xmlns:a14="http://schemas.microsoft.com/office/drawing/2010/main"/>
                      </a:ext>
                    </a:extLst>
                  </pic:spPr>
                </pic:pic>
              </a:graphicData>
            </a:graphic>
          </wp:inline>
        </w:drawing>
      </w:r>
    </w:p>
    <w:p w14:paraId="7A552AC1" w14:textId="77777777" w:rsidR="002C443F" w:rsidRPr="00407C4E" w:rsidRDefault="002C443F" w:rsidP="006F60CD">
      <w:pPr>
        <w:jc w:val="center"/>
        <w:rPr>
          <w:rFonts w:asciiTheme="minorEastAsia" w:hAnsiTheme="minorEastAsia"/>
          <w:b/>
        </w:rPr>
      </w:pPr>
      <w:r w:rsidRPr="00407C4E">
        <w:rPr>
          <w:rFonts w:asciiTheme="minorEastAsia" w:hAnsiTheme="minorEastAsia" w:hint="eastAsia"/>
          <w:b/>
        </w:rPr>
        <w:t>图3.10 矢量切换点的计算</w:t>
      </w:r>
    </w:p>
    <w:p w14:paraId="305623AD" w14:textId="77777777" w:rsidR="007D3EE2" w:rsidRPr="00BA4BF3" w:rsidRDefault="007D3EE2" w:rsidP="007D3EE2">
      <w:pPr>
        <w:pStyle w:val="3"/>
        <w:rPr>
          <w:rFonts w:ascii="黑体" w:eastAsia="黑体" w:hAnsi="黑体"/>
          <w:sz w:val="24"/>
          <w:szCs w:val="24"/>
        </w:rPr>
      </w:pPr>
      <w:bookmarkStart w:id="66" w:name="_Toc34901672"/>
      <w:r w:rsidRPr="00BA4BF3">
        <w:rPr>
          <w:rFonts w:ascii="黑体" w:eastAsia="黑体" w:hAnsi="黑体" w:hint="eastAsia"/>
          <w:sz w:val="24"/>
          <w:szCs w:val="24"/>
        </w:rPr>
        <w:t>3.5.2 仿真结果分析</w:t>
      </w:r>
      <w:bookmarkEnd w:id="66"/>
    </w:p>
    <w:p w14:paraId="73A37D89" w14:textId="77777777" w:rsidR="002C443F" w:rsidRPr="00BF1AE8" w:rsidRDefault="002C443F" w:rsidP="00BF1AE8">
      <w:pPr>
        <w:spacing w:line="360" w:lineRule="auto"/>
        <w:rPr>
          <w:rFonts w:asciiTheme="minorEastAsia" w:hAnsiTheme="minorEastAsia"/>
          <w:sz w:val="24"/>
          <w:szCs w:val="24"/>
        </w:rPr>
      </w:pPr>
      <w:r>
        <w:rPr>
          <w:rFonts w:hint="eastAsia"/>
        </w:rPr>
        <w:tab/>
      </w:r>
      <w:r w:rsidRPr="00BF1AE8">
        <w:rPr>
          <w:rFonts w:asciiTheme="minorEastAsia" w:hAnsiTheme="minorEastAsia" w:hint="eastAsia"/>
          <w:sz w:val="24"/>
          <w:szCs w:val="24"/>
        </w:rPr>
        <w:t>为验证算法的可行性以及正确性，图3.11～3.13所示为算法的仿真结果。由图3.10可知</w:t>
      </w:r>
      <w:r w:rsidR="007A5710" w:rsidRPr="00BF1AE8">
        <w:rPr>
          <w:rFonts w:asciiTheme="minorEastAsia" w:hAnsiTheme="minorEastAsia" w:hint="eastAsia"/>
          <w:sz w:val="24"/>
          <w:szCs w:val="24"/>
        </w:rPr>
        <w:t>，扇区N的值依次为3-1-5-4-6-2，并且循环交替，与理论求得的扇区结果相同；</w:t>
      </w:r>
      <w:r w:rsidR="00C17B8C" w:rsidRPr="00BF1AE8">
        <w:rPr>
          <w:rFonts w:asciiTheme="minorEastAsia" w:hAnsiTheme="minorEastAsia" w:hint="eastAsia"/>
          <w:sz w:val="24"/>
          <w:szCs w:val="24"/>
        </w:rPr>
        <w:t>由图3.11可以看出，SVPWM算法计算得到的调制波波形为马鞍形，此波形对直流电压的利用率由比较大幅度的提高，并且可以有效抑制控制过程中的谐波干扰；由图3.12可以看出，</w:t>
      </w:r>
      <w:r w:rsidR="00232245" w:rsidRPr="00BF1AE8">
        <w:rPr>
          <w:rFonts w:asciiTheme="minorEastAsia" w:hAnsiTheme="minorEastAsia" w:hint="eastAsia"/>
          <w:sz w:val="24"/>
          <w:szCs w:val="24"/>
        </w:rPr>
        <w:t>仿真得到的相电压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oMath>
      <w:r w:rsidR="00232245" w:rsidRPr="00BF1AE8">
        <w:rPr>
          <w:rFonts w:asciiTheme="minorEastAsia" w:hAnsiTheme="minorEastAsia"/>
          <w:sz w:val="24"/>
          <w:szCs w:val="24"/>
        </w:rPr>
        <w:t>为</w:t>
      </w:r>
      <w:r w:rsidR="00232245" w:rsidRPr="00BF1AE8">
        <w:rPr>
          <w:rFonts w:asciiTheme="minorEastAsia" w:hAnsiTheme="minorEastAsia" w:hint="eastAsia"/>
          <w:sz w:val="24"/>
          <w:szCs w:val="24"/>
        </w:rPr>
        <w:t>6拍</w:t>
      </w:r>
      <w:r w:rsidR="00BF1AE8" w:rsidRPr="00BF1AE8">
        <w:rPr>
          <w:rFonts w:asciiTheme="minorEastAsia" w:hAnsiTheme="minorEastAsia" w:hint="eastAsia"/>
          <w:sz w:val="24"/>
          <w:szCs w:val="24"/>
        </w:rPr>
        <w:t>阶梯波形，</w:t>
      </w:r>
      <w:r w:rsidR="00BF1AE8">
        <w:rPr>
          <w:rFonts w:asciiTheme="minorEastAsia" w:hAnsiTheme="minorEastAsia" w:hint="eastAsia"/>
          <w:sz w:val="24"/>
          <w:szCs w:val="24"/>
        </w:rPr>
        <w:lastRenderedPageBreak/>
        <w:t>与实际的理论结果相符合。根据以上的仿真验证，证明了此算法的可行性与正确性。</w:t>
      </w:r>
    </w:p>
    <w:p w14:paraId="6213DADE" w14:textId="77777777" w:rsidR="00865D0B" w:rsidRDefault="007A5710" w:rsidP="007A5710">
      <w:pPr>
        <w:jc w:val="center"/>
      </w:pPr>
      <w:r>
        <w:rPr>
          <w:noProof/>
        </w:rPr>
        <w:drawing>
          <wp:inline distT="0" distB="0" distL="0" distR="0" wp14:anchorId="5A0194C2" wp14:editId="09B4B5B7">
            <wp:extent cx="4699591" cy="197833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a:extLst>
                        <a:ext uri="{28A0092B-C50C-407E-A947-70E740481C1C}">
                          <a14:useLocalDpi xmlns:a14="http://schemas.microsoft.com/office/drawing/2010/main" val="0"/>
                        </a:ext>
                      </a:extLst>
                    </a:blip>
                    <a:srcRect l="1" r="1360" b="4049"/>
                    <a:stretch/>
                  </pic:blipFill>
                  <pic:spPr bwMode="auto">
                    <a:xfrm>
                      <a:off x="0" y="0"/>
                      <a:ext cx="4723015" cy="1988196"/>
                    </a:xfrm>
                    <a:prstGeom prst="rect">
                      <a:avLst/>
                    </a:prstGeom>
                    <a:noFill/>
                    <a:ln>
                      <a:noFill/>
                    </a:ln>
                    <a:extLst>
                      <a:ext uri="{53640926-AAD7-44D8-BBD7-CCE9431645EC}">
                        <a14:shadowObscured xmlns:a14="http://schemas.microsoft.com/office/drawing/2010/main"/>
                      </a:ext>
                    </a:extLst>
                  </pic:spPr>
                </pic:pic>
              </a:graphicData>
            </a:graphic>
          </wp:inline>
        </w:drawing>
      </w:r>
    </w:p>
    <w:p w14:paraId="2EC05848" w14:textId="77777777" w:rsidR="007A5710" w:rsidRPr="00407C4E" w:rsidRDefault="007A5710" w:rsidP="007A5710">
      <w:pPr>
        <w:jc w:val="center"/>
        <w:rPr>
          <w:rFonts w:asciiTheme="minorEastAsia" w:hAnsiTheme="minorEastAsia"/>
          <w:b/>
        </w:rPr>
      </w:pPr>
      <w:r w:rsidRPr="00407C4E">
        <w:rPr>
          <w:rFonts w:asciiTheme="minorEastAsia" w:hAnsiTheme="minorEastAsia" w:hint="eastAsia"/>
          <w:b/>
        </w:rPr>
        <w:t>图3.11 扇区计算仿真结果</w:t>
      </w:r>
    </w:p>
    <w:p w14:paraId="24078FA2" w14:textId="77777777" w:rsidR="007A5710" w:rsidRDefault="007A5710" w:rsidP="007A5710">
      <w:pPr>
        <w:jc w:val="center"/>
      </w:pPr>
      <w:r>
        <w:rPr>
          <w:noProof/>
        </w:rPr>
        <w:drawing>
          <wp:inline distT="0" distB="0" distL="0" distR="0" wp14:anchorId="74ABDBC9" wp14:editId="001B919A">
            <wp:extent cx="5273749" cy="2187561"/>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3">
                      <a:extLst>
                        <a:ext uri="{28A0092B-C50C-407E-A947-70E740481C1C}">
                          <a14:useLocalDpi xmlns:a14="http://schemas.microsoft.com/office/drawing/2010/main" val="0"/>
                        </a:ext>
                      </a:extLst>
                    </a:blip>
                    <a:srcRect l="-1" r="1069" b="4762"/>
                    <a:stretch/>
                  </pic:blipFill>
                  <pic:spPr bwMode="auto">
                    <a:xfrm>
                      <a:off x="0" y="0"/>
                      <a:ext cx="5302987" cy="2199689"/>
                    </a:xfrm>
                    <a:prstGeom prst="rect">
                      <a:avLst/>
                    </a:prstGeom>
                    <a:noFill/>
                    <a:ln>
                      <a:noFill/>
                    </a:ln>
                    <a:extLst>
                      <a:ext uri="{53640926-AAD7-44D8-BBD7-CCE9431645EC}">
                        <a14:shadowObscured xmlns:a14="http://schemas.microsoft.com/office/drawing/2010/main"/>
                      </a:ext>
                    </a:extLst>
                  </pic:spPr>
                </pic:pic>
              </a:graphicData>
            </a:graphic>
          </wp:inline>
        </w:drawing>
      </w:r>
    </w:p>
    <w:p w14:paraId="511E0CA6" w14:textId="77777777" w:rsidR="007A5710" w:rsidRPr="00407C4E" w:rsidRDefault="007A5710" w:rsidP="007A5710">
      <w:pPr>
        <w:jc w:val="center"/>
        <w:rPr>
          <w:rFonts w:asciiTheme="minorEastAsia" w:hAnsiTheme="minorEastAsia"/>
          <w:b/>
        </w:rPr>
      </w:pPr>
      <w:r w:rsidRPr="00407C4E">
        <w:rPr>
          <w:rFonts w:asciiTheme="minorEastAsia" w:hAnsiTheme="minorEastAsia" w:hint="eastAsia"/>
          <w:b/>
        </w:rPr>
        <w:t>图3.12 矢量切换时间点</w:t>
      </w:r>
    </w:p>
    <w:p w14:paraId="08D80B22" w14:textId="77777777" w:rsidR="00C17B8C" w:rsidRDefault="00232245" w:rsidP="007A5710">
      <w:pPr>
        <w:jc w:val="center"/>
      </w:pPr>
      <w:r>
        <w:rPr>
          <w:noProof/>
        </w:rPr>
        <w:drawing>
          <wp:inline distT="0" distB="0" distL="0" distR="0" wp14:anchorId="3CAD83DB" wp14:editId="67A84A44">
            <wp:extent cx="5395547" cy="231789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4">
                      <a:extLst>
                        <a:ext uri="{28A0092B-C50C-407E-A947-70E740481C1C}">
                          <a14:useLocalDpi xmlns:a14="http://schemas.microsoft.com/office/drawing/2010/main" val="0"/>
                        </a:ext>
                      </a:extLst>
                    </a:blip>
                    <a:srcRect t="1" r="16758" b="3743"/>
                    <a:stretch/>
                  </pic:blipFill>
                  <pic:spPr bwMode="auto">
                    <a:xfrm>
                      <a:off x="0" y="0"/>
                      <a:ext cx="5432482" cy="2333765"/>
                    </a:xfrm>
                    <a:prstGeom prst="rect">
                      <a:avLst/>
                    </a:prstGeom>
                    <a:noFill/>
                    <a:ln>
                      <a:noFill/>
                    </a:ln>
                    <a:extLst>
                      <a:ext uri="{53640926-AAD7-44D8-BBD7-CCE9431645EC}">
                        <a14:shadowObscured xmlns:a14="http://schemas.microsoft.com/office/drawing/2010/main"/>
                      </a:ext>
                    </a:extLst>
                  </pic:spPr>
                </pic:pic>
              </a:graphicData>
            </a:graphic>
          </wp:inline>
        </w:drawing>
      </w:r>
    </w:p>
    <w:p w14:paraId="632FCE1F" w14:textId="77777777" w:rsidR="00232245" w:rsidRPr="00407C4E" w:rsidRDefault="00232245" w:rsidP="007A5710">
      <w:pPr>
        <w:jc w:val="center"/>
        <w:rPr>
          <w:rFonts w:asciiTheme="minorEastAsia" w:hAnsiTheme="minorEastAsia"/>
          <w:b/>
        </w:rPr>
      </w:pPr>
      <w:r w:rsidRPr="00407C4E">
        <w:rPr>
          <w:rFonts w:asciiTheme="minorEastAsia" w:hAnsiTheme="minorEastAsia" w:hint="eastAsia"/>
          <w:b/>
        </w:rPr>
        <w:t>图2.13 a相电压仿真结果</w:t>
      </w:r>
    </w:p>
    <w:p w14:paraId="3C0372FF" w14:textId="77777777" w:rsidR="007D3EE2" w:rsidRDefault="007D3EE2" w:rsidP="007A5710">
      <w:pPr>
        <w:jc w:val="center"/>
      </w:pPr>
    </w:p>
    <w:p w14:paraId="6B5F8484" w14:textId="77777777" w:rsidR="00B70EE9" w:rsidRPr="00B70EE9" w:rsidRDefault="00B70EE9" w:rsidP="00B70EE9"/>
    <w:p w14:paraId="4A6B9AAA" w14:textId="77777777" w:rsidR="00072FF5" w:rsidRDefault="00072FF5" w:rsidP="00B70EE9">
      <w:pPr>
        <w:sectPr w:rsidR="00072FF5" w:rsidSect="00072FF5">
          <w:headerReference w:type="default" r:id="rId55"/>
          <w:pgSz w:w="11906" w:h="16838"/>
          <w:pgMar w:top="1440" w:right="1800" w:bottom="1440" w:left="1800" w:header="851" w:footer="850" w:gutter="0"/>
          <w:pgNumType w:start="17"/>
          <w:cols w:space="425"/>
          <w:docGrid w:type="lines" w:linePitch="312"/>
        </w:sectPr>
      </w:pPr>
    </w:p>
    <w:p w14:paraId="1D193604" w14:textId="77777777" w:rsidR="007D3EE2" w:rsidRPr="00BA4BF3" w:rsidRDefault="007D3EE2" w:rsidP="00E22D0E">
      <w:pPr>
        <w:pStyle w:val="a9"/>
        <w:rPr>
          <w:rFonts w:ascii="黑体" w:eastAsia="黑体" w:hAnsi="黑体"/>
        </w:rPr>
      </w:pPr>
      <w:bookmarkStart w:id="67" w:name="_Toc34901673"/>
      <w:commentRangeStart w:id="68"/>
      <w:r w:rsidRPr="00BA4BF3">
        <w:rPr>
          <w:rFonts w:ascii="黑体" w:eastAsia="黑体" w:hAnsi="黑体" w:hint="eastAsia"/>
        </w:rPr>
        <w:lastRenderedPageBreak/>
        <w:t xml:space="preserve">第四章 </w:t>
      </w:r>
      <w:r w:rsidR="006F66E8" w:rsidRPr="00BA4BF3">
        <w:rPr>
          <w:rFonts w:ascii="黑体" w:eastAsia="黑体" w:hAnsi="黑体" w:hint="eastAsia"/>
        </w:rPr>
        <w:t>基于BP神经网络的</w:t>
      </w:r>
      <w:r w:rsidRPr="00BA4BF3">
        <w:rPr>
          <w:rFonts w:ascii="黑体" w:eastAsia="黑体" w:hAnsi="黑体" w:hint="eastAsia"/>
        </w:rPr>
        <w:t>PMSM温度补偿系统仿真设计</w:t>
      </w:r>
      <w:bookmarkEnd w:id="67"/>
      <w:commentRangeEnd w:id="68"/>
      <w:r w:rsidR="00F507ED">
        <w:rPr>
          <w:rStyle w:val="af5"/>
          <w:rFonts w:asciiTheme="minorHAnsi" w:eastAsiaTheme="minorEastAsia" w:hAnsiTheme="minorHAnsi" w:cstheme="minorBidi"/>
          <w:b w:val="0"/>
          <w:bCs w:val="0"/>
        </w:rPr>
        <w:commentReference w:id="68"/>
      </w:r>
    </w:p>
    <w:p w14:paraId="6B39EB27" w14:textId="77777777" w:rsidR="00A25DA7" w:rsidRPr="00D03515" w:rsidRDefault="00A25DA7" w:rsidP="00D03515">
      <w:pPr>
        <w:spacing w:line="360" w:lineRule="auto"/>
        <w:ind w:firstLineChars="200" w:firstLine="480"/>
        <w:rPr>
          <w:rFonts w:asciiTheme="minorEastAsia" w:hAnsiTheme="minorEastAsia"/>
          <w:sz w:val="24"/>
          <w:szCs w:val="24"/>
        </w:rPr>
      </w:pPr>
      <w:r w:rsidRPr="00D03515">
        <w:rPr>
          <w:rFonts w:asciiTheme="minorEastAsia" w:hAnsiTheme="minorEastAsia" w:hint="eastAsia"/>
          <w:sz w:val="24"/>
          <w:szCs w:val="24"/>
        </w:rPr>
        <w:t>随着工业伺服技术的发展，空间矢量脉宽调制SVPWM和磁场定向FOC控制技术在更多的场合被广泛应用，尤其是随着永磁体材料的发展，电机的控制精度更加趋向严格化、精密化、稳定化，很多原本由方波驱动的无刷直流电机应用领域也都被磁场定向FOC控制技术所取代，以实现其控制更平稳，噪声更小，控制性能更好的目标。本章将根据前面介绍的坐标变化</w:t>
      </w:r>
      <w:r w:rsidR="00D03515" w:rsidRPr="00D03515">
        <w:rPr>
          <w:rFonts w:asciiTheme="minorEastAsia" w:hAnsiTheme="minorEastAsia" w:hint="eastAsia"/>
          <w:sz w:val="24"/>
          <w:szCs w:val="24"/>
        </w:rPr>
        <w:t>、空间矢量脉宽调制SVPWM算法、磁场定向矢量控制FOC，建立MATLAB/</w:t>
      </w:r>
      <w:r w:rsidR="00D03515" w:rsidRPr="00D03515">
        <w:rPr>
          <w:rFonts w:asciiTheme="minorEastAsia" w:hAnsiTheme="minorEastAsia"/>
          <w:sz w:val="24"/>
          <w:szCs w:val="24"/>
        </w:rPr>
        <w:t>Simulink</w:t>
      </w:r>
      <w:r w:rsidR="00D03515" w:rsidRPr="00D03515">
        <w:rPr>
          <w:rFonts w:asciiTheme="minorEastAsia" w:hAnsiTheme="minorEastAsia" w:hint="eastAsia"/>
          <w:sz w:val="24"/>
          <w:szCs w:val="24"/>
        </w:rPr>
        <w:t>模型，对其进行仿真，研究各个模块</w:t>
      </w:r>
      <w:r w:rsidR="00D03515">
        <w:rPr>
          <w:rFonts w:asciiTheme="minorEastAsia" w:hAnsiTheme="minorEastAsia" w:hint="eastAsia"/>
          <w:sz w:val="24"/>
          <w:szCs w:val="24"/>
        </w:rPr>
        <w:t>的正确性</w:t>
      </w:r>
      <w:r w:rsidR="00D03515" w:rsidRPr="00D03515">
        <w:rPr>
          <w:rFonts w:asciiTheme="minorEastAsia" w:hAnsiTheme="minorEastAsia" w:hint="eastAsia"/>
          <w:sz w:val="24"/>
          <w:szCs w:val="24"/>
        </w:rPr>
        <w:t>以及电机的综合特性。</w:t>
      </w:r>
    </w:p>
    <w:p w14:paraId="27FF1DBF" w14:textId="77777777" w:rsidR="006F66E8" w:rsidRPr="00BA4BF3" w:rsidRDefault="006F66E8" w:rsidP="00E22D0E">
      <w:pPr>
        <w:pStyle w:val="2"/>
        <w:rPr>
          <w:rFonts w:ascii="黑体" w:hAnsi="黑体"/>
          <w:sz w:val="28"/>
          <w:szCs w:val="28"/>
        </w:rPr>
      </w:pPr>
      <w:bookmarkStart w:id="69" w:name="_Toc34901674"/>
      <w:r w:rsidRPr="00BA4BF3">
        <w:rPr>
          <w:rFonts w:ascii="黑体" w:hAnsi="黑体" w:hint="eastAsia"/>
          <w:sz w:val="28"/>
          <w:szCs w:val="28"/>
        </w:rPr>
        <w:t>4.</w:t>
      </w:r>
      <w:r w:rsidR="0051008F" w:rsidRPr="00BA4BF3">
        <w:rPr>
          <w:rFonts w:ascii="黑体" w:hAnsi="黑体" w:hint="eastAsia"/>
          <w:sz w:val="28"/>
          <w:szCs w:val="28"/>
        </w:rPr>
        <w:t>1</w:t>
      </w:r>
      <w:r w:rsidRPr="00BA4BF3">
        <w:rPr>
          <w:rFonts w:ascii="黑体" w:hAnsi="黑体" w:hint="eastAsia"/>
          <w:sz w:val="28"/>
          <w:szCs w:val="28"/>
        </w:rPr>
        <w:t xml:space="preserve"> BP神经网络原理分析与实现</w:t>
      </w:r>
      <w:bookmarkEnd w:id="69"/>
    </w:p>
    <w:p w14:paraId="0124F57E" w14:textId="77777777" w:rsidR="00AE3A73" w:rsidRPr="005544E0" w:rsidRDefault="00332835" w:rsidP="005544E0">
      <w:pPr>
        <w:spacing w:line="360" w:lineRule="auto"/>
        <w:rPr>
          <w:rFonts w:asciiTheme="minorEastAsia" w:hAnsiTheme="minorEastAsia"/>
          <w:sz w:val="24"/>
          <w:szCs w:val="24"/>
        </w:rPr>
      </w:pPr>
      <w:r w:rsidRPr="005544E0">
        <w:rPr>
          <w:rFonts w:asciiTheme="minorEastAsia" w:hAnsiTheme="minorEastAsia" w:hint="eastAsia"/>
          <w:sz w:val="24"/>
          <w:szCs w:val="24"/>
        </w:rPr>
        <w:tab/>
        <w:t>BP神经网络是含有隐含层的多层感知器，属于多层前馈网络，大大提高了网络的分类能力，</w:t>
      </w:r>
      <w:r w:rsidR="007E3B7F" w:rsidRPr="005544E0">
        <w:rPr>
          <w:rFonts w:asciiTheme="minorEastAsia" w:hAnsiTheme="minorEastAsia" w:hint="eastAsia"/>
          <w:sz w:val="24"/>
          <w:szCs w:val="24"/>
        </w:rPr>
        <w:t>由于长期以来没有解决其网络权值的调整问题，直到20世纪80年代，Rumelhart和McCelland等人提出了误差反向传播算法Error Back Proragation，BP），并对算法进行了详细的理论分析，解决了多层神经网络的权值调整问题，大大促进了神经网络的发展。</w:t>
      </w:r>
    </w:p>
    <w:p w14:paraId="01EA92BB" w14:textId="77777777" w:rsidR="006F66E8" w:rsidRPr="00BA4BF3" w:rsidRDefault="006F66E8" w:rsidP="00E22D0E">
      <w:pPr>
        <w:pStyle w:val="3"/>
        <w:rPr>
          <w:rFonts w:ascii="黑体" w:eastAsia="黑体" w:hAnsi="黑体"/>
          <w:sz w:val="24"/>
          <w:szCs w:val="24"/>
        </w:rPr>
      </w:pPr>
      <w:bookmarkStart w:id="70" w:name="_Toc34901675"/>
      <w:r w:rsidRPr="00BA4BF3">
        <w:rPr>
          <w:rFonts w:ascii="黑体" w:eastAsia="黑体" w:hAnsi="黑体" w:hint="eastAsia"/>
          <w:sz w:val="24"/>
          <w:szCs w:val="24"/>
        </w:rPr>
        <w:t>4.</w:t>
      </w:r>
      <w:r w:rsidR="0051008F" w:rsidRPr="00BA4BF3">
        <w:rPr>
          <w:rFonts w:ascii="黑体" w:eastAsia="黑体" w:hAnsi="黑体" w:hint="eastAsia"/>
          <w:sz w:val="24"/>
          <w:szCs w:val="24"/>
        </w:rPr>
        <w:t>1</w:t>
      </w:r>
      <w:r w:rsidRPr="00BA4BF3">
        <w:rPr>
          <w:rFonts w:ascii="黑体" w:eastAsia="黑体" w:hAnsi="黑体" w:hint="eastAsia"/>
          <w:sz w:val="24"/>
          <w:szCs w:val="24"/>
        </w:rPr>
        <w:t>.1 BP神经网络原理分析</w:t>
      </w:r>
      <w:bookmarkEnd w:id="70"/>
    </w:p>
    <w:p w14:paraId="1F0BCD01" w14:textId="77777777" w:rsidR="006D1E40" w:rsidRDefault="0040040C" w:rsidP="006D1E40">
      <w:pPr>
        <w:spacing w:line="360" w:lineRule="auto"/>
        <w:ind w:firstLine="420"/>
        <w:rPr>
          <w:rFonts w:asciiTheme="minorEastAsia" w:hAnsiTheme="minorEastAsia"/>
          <w:sz w:val="24"/>
          <w:szCs w:val="24"/>
        </w:rPr>
      </w:pPr>
      <w:r w:rsidRPr="005544E0">
        <w:rPr>
          <w:rFonts w:asciiTheme="minorEastAsia" w:hAnsiTheme="minorEastAsia" w:hint="eastAsia"/>
          <w:sz w:val="24"/>
          <w:szCs w:val="24"/>
        </w:rPr>
        <w:t>BP算法基本思想就是网络学习过程包含两部分，信号正向传播和误差反向传播。正向传播是信号由输入样本逐层传入输出层，当输出层的输出结果与期望输出不符时，误差通过隐含层逐层反传至输入层，并将此误差分配给每层的所有节点，根据误差逐渐调节网络权值和阀值。此过程周而复始，权值不断调整，直到误差减小到一定范围内，或者达到设定的学习次数。</w:t>
      </w:r>
    </w:p>
    <w:p w14:paraId="22C45FC4" w14:textId="77777777" w:rsidR="0040040C" w:rsidRPr="00D27AB6" w:rsidRDefault="0040040C" w:rsidP="006D1E40">
      <w:pPr>
        <w:spacing w:line="360" w:lineRule="auto"/>
        <w:ind w:firstLineChars="200" w:firstLine="480"/>
        <w:rPr>
          <w:rFonts w:asciiTheme="minorEastAsia" w:hAnsiTheme="minorEastAsia"/>
          <w:sz w:val="24"/>
          <w:szCs w:val="24"/>
        </w:rPr>
      </w:pPr>
      <w:r w:rsidRPr="005544E0">
        <w:rPr>
          <w:rFonts w:asciiTheme="minorEastAsia" w:hAnsiTheme="minorEastAsia" w:hint="eastAsia"/>
          <w:sz w:val="24"/>
          <w:szCs w:val="24"/>
        </w:rPr>
        <w:t>BP神经网络结构如图4.1所示。</w:t>
      </w:r>
      <w:r w:rsidR="005544E0">
        <w:rPr>
          <w:rFonts w:asciiTheme="minorEastAsia" w:hAnsiTheme="minorEastAsia" w:hint="eastAsia"/>
          <w:sz w:val="24"/>
          <w:szCs w:val="24"/>
        </w:rPr>
        <w:t>假设图中输入节点为</w:t>
      </w:r>
      <m:oMath>
        <m:r>
          <w:rPr>
            <w:rFonts w:ascii="Cambria Math" w:hAnsi="Cambria Math" w:hint="eastAsia"/>
            <w:sz w:val="24"/>
            <w:szCs w:val="24"/>
          </w:rPr>
          <m:t>m</m:t>
        </m:r>
      </m:oMath>
      <w:r w:rsidR="005544E0">
        <w:rPr>
          <w:rFonts w:asciiTheme="minorEastAsia" w:hAnsiTheme="minorEastAsia" w:hint="eastAsia"/>
          <w:sz w:val="24"/>
          <w:szCs w:val="24"/>
        </w:rPr>
        <w:t>个，输入节点为</w:t>
      </w:r>
      <m:oMath>
        <m:r>
          <w:rPr>
            <w:rFonts w:ascii="Cambria Math" w:hAnsi="Cambria Math" w:hint="eastAsia"/>
            <w:sz w:val="24"/>
            <w:szCs w:val="24"/>
          </w:rPr>
          <m:t>n</m:t>
        </m:r>
      </m:oMath>
      <w:r w:rsidR="005544E0">
        <w:rPr>
          <w:rFonts w:asciiTheme="minorEastAsia" w:hAnsiTheme="minorEastAsia" w:hint="eastAsia"/>
          <w:sz w:val="24"/>
          <w:szCs w:val="24"/>
        </w:rPr>
        <w:t>个，网络的隐含层节点共有</w:t>
      </w:r>
      <m:oMath>
        <m:r>
          <w:rPr>
            <w:rFonts w:ascii="Cambria Math" w:hAnsi="Cambria Math" w:hint="eastAsia"/>
            <w:sz w:val="24"/>
            <w:szCs w:val="24"/>
          </w:rPr>
          <m:t>q</m:t>
        </m:r>
      </m:oMath>
      <w:r w:rsidR="005544E0">
        <w:rPr>
          <w:rFonts w:asciiTheme="minorEastAsia" w:hAnsiTheme="minorEastAsia" w:hint="eastAsia"/>
          <w:sz w:val="24"/>
          <w:szCs w:val="24"/>
        </w:rPr>
        <w:t>个。并且，网络的实际输入是</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m</m:t>
            </m:r>
          </m:sub>
        </m:sSub>
      </m:oMath>
      <w:r w:rsidR="005544E0">
        <w:rPr>
          <w:rFonts w:asciiTheme="minorEastAsia" w:hAnsiTheme="minorEastAsia" w:hint="eastAsia"/>
          <w:sz w:val="24"/>
          <w:szCs w:val="24"/>
        </w:rPr>
        <w:t>，</w:t>
      </w:r>
      <w:r w:rsidR="005544E0">
        <w:rPr>
          <w:rFonts w:asciiTheme="minorEastAsia" w:hAnsiTheme="minorEastAsia"/>
          <w:sz w:val="24"/>
          <w:szCs w:val="24"/>
        </w:rPr>
        <w:t>实际输出是</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oMath>
      <w:r w:rsidR="005544E0">
        <w:rPr>
          <w:rFonts w:asciiTheme="minorEastAsia" w:hAnsiTheme="minorEastAsia" w:hint="eastAsia"/>
          <w:sz w:val="24"/>
          <w:szCs w:val="24"/>
        </w:rPr>
        <w:t>，网络的输出误差是</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r>
          <w:rPr>
            <w:rFonts w:ascii="Cambria Math" w:hAnsi="Cambria Math"/>
            <w:sz w:val="24"/>
            <w:szCs w:val="24"/>
          </w:rPr>
          <m:t>(k=1,2</m:t>
        </m:r>
        <m:r>
          <w:rPr>
            <w:rFonts w:ascii="Cambria Math" w:eastAsia="宋体" w:hAnsi="Cambria Math" w:hint="eastAsia"/>
            <w:sz w:val="24"/>
            <w:szCs w:val="24"/>
          </w:rPr>
          <m:t>…</m:t>
        </m:r>
        <m:r>
          <w:rPr>
            <w:rFonts w:ascii="Cambria Math" w:eastAsia="宋体" w:hAnsi="Cambria Math"/>
            <w:sz w:val="24"/>
            <w:szCs w:val="24"/>
          </w:rPr>
          <m:t>n</m:t>
        </m:r>
        <m:r>
          <w:rPr>
            <w:rFonts w:ascii="Cambria Math" w:hAnsi="Cambria Math"/>
            <w:sz w:val="24"/>
            <w:szCs w:val="24"/>
          </w:rPr>
          <m:t>)</m:t>
        </m:r>
      </m:oMath>
      <w:r w:rsidR="00D27AB6">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oMath>
      <w:r w:rsidR="00D27AB6">
        <w:rPr>
          <w:rFonts w:asciiTheme="minorEastAsia" w:hAnsiTheme="minorEastAsia"/>
          <w:sz w:val="24"/>
          <w:szCs w:val="24"/>
        </w:rPr>
        <w:t>为网络的期望输出</w:t>
      </w:r>
      <w:r w:rsidR="00D27AB6">
        <w:rPr>
          <w:rFonts w:asciiTheme="minorEastAsia" w:hAnsiTheme="minorEastAsia" w:hint="eastAsia"/>
          <w:sz w:val="24"/>
          <w:szCs w:val="24"/>
        </w:rPr>
        <w:t>。</w:t>
      </w:r>
      <w:r w:rsidR="00D27AB6">
        <w:rPr>
          <w:rFonts w:asciiTheme="minorEastAsia" w:hAnsiTheme="minorEastAsia"/>
          <w:sz w:val="24"/>
          <w:szCs w:val="24"/>
        </w:rPr>
        <w:t>网络在学习的过程中</w:t>
      </w:r>
      <w:r w:rsidR="00D27AB6">
        <w:rPr>
          <w:rFonts w:asciiTheme="minorEastAsia" w:hAnsiTheme="minorEastAsia" w:hint="eastAsia"/>
          <w:sz w:val="24"/>
          <w:szCs w:val="24"/>
        </w:rPr>
        <w:t>，</w:t>
      </w:r>
      <w:r w:rsidR="00D27AB6">
        <w:rPr>
          <w:rFonts w:asciiTheme="minorEastAsia" w:hAnsiTheme="minorEastAsia"/>
          <w:sz w:val="24"/>
          <w:szCs w:val="24"/>
        </w:rPr>
        <w:t>如果实际的输出与期望输出差距较大</w:t>
      </w:r>
      <w:r w:rsidR="00D27AB6">
        <w:rPr>
          <w:rFonts w:asciiTheme="minorEastAsia" w:hAnsiTheme="minorEastAsia" w:hint="eastAsia"/>
          <w:sz w:val="24"/>
          <w:szCs w:val="24"/>
        </w:rPr>
        <w:t>，</w:t>
      </w:r>
      <w:r w:rsidR="00D27AB6">
        <w:rPr>
          <w:rFonts w:asciiTheme="minorEastAsia" w:hAnsiTheme="minorEastAsia"/>
          <w:sz w:val="24"/>
          <w:szCs w:val="24"/>
        </w:rPr>
        <w:t>则将误差沿连接通道返回</w:t>
      </w:r>
      <w:r w:rsidR="00D27AB6">
        <w:rPr>
          <w:rFonts w:asciiTheme="minorEastAsia" w:hAnsiTheme="minorEastAsia" w:hint="eastAsia"/>
          <w:sz w:val="24"/>
          <w:szCs w:val="24"/>
        </w:rPr>
        <w:t>，</w:t>
      </w:r>
      <w:r w:rsidR="00D27AB6">
        <w:rPr>
          <w:rFonts w:asciiTheme="minorEastAsia" w:hAnsiTheme="minorEastAsia"/>
          <w:sz w:val="24"/>
          <w:szCs w:val="24"/>
        </w:rPr>
        <w:t>不断调节连接权值</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D27A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ki</m:t>
            </m:r>
          </m:sub>
        </m:sSub>
      </m:oMath>
      <w:r w:rsidR="00D27AB6">
        <w:rPr>
          <w:rFonts w:asciiTheme="minorEastAsia" w:hAnsiTheme="minorEastAsia"/>
          <w:sz w:val="24"/>
          <w:szCs w:val="24"/>
        </w:rPr>
        <w:t>来增强或者削弱实际的输出</w:t>
      </w:r>
      <w:r w:rsidR="00D27AB6">
        <w:rPr>
          <w:rFonts w:asciiTheme="minorEastAsia" w:hAnsiTheme="minorEastAsia" w:hint="eastAsia"/>
          <w:sz w:val="24"/>
          <w:szCs w:val="24"/>
        </w:rPr>
        <w:t>，</w:t>
      </w:r>
      <w:r w:rsidR="00D27AB6">
        <w:rPr>
          <w:rFonts w:asciiTheme="minorEastAsia" w:hAnsiTheme="minorEastAsia"/>
          <w:sz w:val="24"/>
          <w:szCs w:val="24"/>
        </w:rPr>
        <w:t>使其不</w:t>
      </w:r>
      <w:r w:rsidR="00D27AB6">
        <w:rPr>
          <w:rFonts w:asciiTheme="minorEastAsia" w:hAnsiTheme="minorEastAsia"/>
          <w:sz w:val="24"/>
          <w:szCs w:val="24"/>
        </w:rPr>
        <w:lastRenderedPageBreak/>
        <w:t>断逼近期望输出</w:t>
      </w:r>
      <w:r w:rsidR="00D27AB6">
        <w:rPr>
          <w:rFonts w:asciiTheme="minorEastAsia" w:hAnsiTheme="minorEastAsia" w:hint="eastAsia"/>
          <w:sz w:val="24"/>
          <w:szCs w:val="24"/>
        </w:rPr>
        <w:t>，</w:t>
      </w:r>
      <w:r w:rsidR="00D27AB6">
        <w:rPr>
          <w:rFonts w:asciiTheme="minorEastAsia" w:hAnsiTheme="minorEastAsia"/>
          <w:sz w:val="24"/>
          <w:szCs w:val="24"/>
        </w:rPr>
        <w:t>减小误差</w:t>
      </w:r>
      <w:r w:rsidR="00D27AB6">
        <w:rPr>
          <w:rFonts w:asciiTheme="minorEastAsia" w:hAnsiTheme="minorEastAsia" w:hint="eastAsia"/>
          <w:sz w:val="24"/>
          <w:szCs w:val="24"/>
        </w:rPr>
        <w:t>。</w:t>
      </w:r>
    </w:p>
    <w:p w14:paraId="629A9677" w14:textId="77777777" w:rsidR="0040040C" w:rsidRPr="005544E0" w:rsidRDefault="0040040C" w:rsidP="0040040C"/>
    <w:p w14:paraId="5F8B3486" w14:textId="77777777" w:rsidR="007E3B7F" w:rsidRDefault="003F2A57" w:rsidP="003F2A57">
      <w:pPr>
        <w:jc w:val="center"/>
      </w:pPr>
      <w:r>
        <w:object w:dxaOrig="6705" w:dyaOrig="4560" w14:anchorId="3E35F589">
          <v:shape id="_x0000_i1036" type="#_x0000_t75" style="width:396.7pt;height:231.6pt" o:ole="">
            <v:imagedata r:id="rId56" o:title="" croptop="5493f" cropbottom="5325f" cropleft="3625f" cropright="4165f"/>
          </v:shape>
          <o:OLEObject Type="Embed" ProgID="Visio.Drawing.15" ShapeID="_x0000_i1036" DrawAspect="Content" ObjectID="_1645864373" r:id="rId57"/>
        </w:object>
      </w:r>
    </w:p>
    <w:p w14:paraId="7A6AE061" w14:textId="77777777" w:rsidR="00E22D0E" w:rsidRPr="00407C4E" w:rsidRDefault="0040040C" w:rsidP="003F2A57">
      <w:pPr>
        <w:jc w:val="center"/>
        <w:rPr>
          <w:rFonts w:asciiTheme="minorEastAsia" w:hAnsiTheme="minorEastAsia"/>
          <w:b/>
        </w:rPr>
      </w:pPr>
      <w:r w:rsidRPr="00407C4E">
        <w:rPr>
          <w:rFonts w:asciiTheme="minorEastAsia" w:hAnsiTheme="minorEastAsia" w:hint="eastAsia"/>
          <w:b/>
        </w:rPr>
        <w:t>图4.1 BP神经网络结构</w:t>
      </w:r>
    </w:p>
    <w:p w14:paraId="712ED20F" w14:textId="77777777" w:rsidR="006F66E8" w:rsidRPr="00BA4BF3" w:rsidRDefault="006F66E8" w:rsidP="00632A22">
      <w:pPr>
        <w:pStyle w:val="3"/>
        <w:rPr>
          <w:rFonts w:ascii="黑体" w:eastAsia="黑体" w:hAnsi="黑体"/>
          <w:sz w:val="24"/>
          <w:szCs w:val="24"/>
        </w:rPr>
      </w:pPr>
      <w:bookmarkStart w:id="71" w:name="_Toc34901676"/>
      <w:r w:rsidRPr="00BA4BF3">
        <w:rPr>
          <w:rFonts w:ascii="黑体" w:eastAsia="黑体" w:hAnsi="黑体" w:hint="eastAsia"/>
          <w:sz w:val="24"/>
          <w:szCs w:val="24"/>
        </w:rPr>
        <w:t>4.</w:t>
      </w:r>
      <w:r w:rsidR="0051008F" w:rsidRPr="00BA4BF3">
        <w:rPr>
          <w:rFonts w:ascii="黑体" w:eastAsia="黑体" w:hAnsi="黑体" w:hint="eastAsia"/>
          <w:sz w:val="24"/>
          <w:szCs w:val="24"/>
        </w:rPr>
        <w:t>1</w:t>
      </w:r>
      <w:r w:rsidRPr="00BA4BF3">
        <w:rPr>
          <w:rFonts w:ascii="黑体" w:eastAsia="黑体" w:hAnsi="黑体" w:hint="eastAsia"/>
          <w:sz w:val="24"/>
          <w:szCs w:val="24"/>
        </w:rPr>
        <w:t>.2 BP神经网络实现方法</w:t>
      </w:r>
      <w:bookmarkEnd w:id="71"/>
    </w:p>
    <w:p w14:paraId="2C3D8E26" w14:textId="77777777" w:rsidR="003775C1" w:rsidRPr="003F2A57" w:rsidRDefault="003775C1" w:rsidP="003F2A57">
      <w:pPr>
        <w:pStyle w:val="ad"/>
        <w:ind w:firstLineChars="200" w:firstLine="480"/>
      </w:pPr>
      <w:r w:rsidRPr="003F2A57">
        <w:rPr>
          <w:rFonts w:hint="eastAsia"/>
        </w:rPr>
        <w:t>假设在网络的训练阶段有</w:t>
      </w:r>
      <m:oMath>
        <m:r>
          <w:rPr>
            <w:rFonts w:ascii="Cambria Math" w:hAnsi="Cambria Math" w:hint="eastAsia"/>
          </w:rPr>
          <m:t>L</m:t>
        </m:r>
      </m:oMath>
      <w:r w:rsidRPr="003F2A57">
        <w:rPr>
          <w:rFonts w:hint="eastAsia"/>
        </w:rPr>
        <w:t>组训练集，在其中一组训练集</w:t>
      </w:r>
      <m:oMath>
        <m:r>
          <w:rPr>
            <w:rFonts w:ascii="Cambria Math" w:hAnsi="Cambria Math" w:hint="eastAsia"/>
          </w:rPr>
          <m:t>p</m:t>
        </m:r>
      </m:oMath>
      <w:r w:rsidRPr="003F2A57">
        <w:rPr>
          <w:rFonts w:hint="eastAsia"/>
        </w:rPr>
        <w:t>作为输入的条件下，即输入为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p</m:t>
                </m:r>
              </m:sup>
            </m:sSup>
          </m:e>
        </m:d>
      </m:oMath>
      <w:r w:rsidRPr="003F2A57">
        <w:rPr>
          <w:rFonts w:hint="eastAsia"/>
        </w:rPr>
        <w:t>，</w:t>
      </w:r>
      <w:r w:rsidR="00426F0C">
        <w:rPr>
          <w:rFonts w:hint="eastAsia"/>
        </w:rPr>
        <w:t>目标输出为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p</m:t>
                </m:r>
              </m:sup>
            </m:sSup>
          </m:e>
        </m:d>
      </m:oMath>
      <w:r w:rsidR="00426F0C">
        <w:rPr>
          <w:rFonts w:hint="eastAsia"/>
        </w:rPr>
        <w:t>,</w:t>
      </w:r>
      <w:r w:rsidRPr="003F2A57">
        <w:rPr>
          <w:rFonts w:hint="eastAsia"/>
        </w:rPr>
        <w:t>则在训练集</w:t>
      </w:r>
      <m:oMath>
        <m:r>
          <w:rPr>
            <w:rFonts w:ascii="Cambria Math" w:hAnsi="Cambria Math" w:hint="eastAsia"/>
          </w:rPr>
          <m:t>p</m:t>
        </m:r>
      </m:oMath>
      <w:r w:rsidRPr="003F2A57">
        <w:rPr>
          <w:rFonts w:hint="eastAsia"/>
        </w:rPr>
        <w:t>的作用下隐含层第</w:t>
      </w:r>
      <m:oMath>
        <m:r>
          <w:rPr>
            <w:rFonts w:ascii="Cambria Math" w:hAnsi="Cambria Math" w:hint="eastAsia"/>
          </w:rPr>
          <m:t>i</m:t>
        </m:r>
      </m:oMath>
      <w:r w:rsidRPr="003F2A57">
        <w:rPr>
          <w:rFonts w:hint="eastAsia"/>
        </w:rPr>
        <w:t>个神经元的输入为</w:t>
      </w:r>
      <w:r w:rsidR="00632A22" w:rsidRPr="003F2A57">
        <w:br/>
      </w:r>
      <w:r w:rsidR="003F2A57">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ω</m:t>
                </m:r>
              </m:e>
              <m:sub>
                <m:r>
                  <w:rPr>
                    <w:rFonts w:ascii="Cambria Math" w:hAnsi="Cambria Math"/>
                  </w:rPr>
                  <m:t>ij</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p</m:t>
                </m:r>
              </m:sup>
            </m:sSubSup>
          </m:e>
        </m:nary>
        <m:d>
          <m:dPr>
            <m:ctrlPr>
              <w:rPr>
                <w:rFonts w:ascii="Cambria Math" w:hAnsi="Cambria Math"/>
              </w:rPr>
            </m:ctrlPr>
          </m:dPr>
          <m:e>
            <m:r>
              <w:rPr>
                <w:rFonts w:ascii="Cambria Math" w:hAnsi="Cambria Math"/>
              </w:rPr>
              <m:t>i</m:t>
            </m:r>
            <m:r>
              <m:rPr>
                <m:sty m:val="p"/>
              </m:rPr>
              <w:rPr>
                <w:rFonts w:ascii="Cambria Math" w:hAnsi="Cambria Math"/>
              </w:rPr>
              <m:t>=1,2</m:t>
            </m:r>
            <m:r>
              <m:rPr>
                <m:sty m:val="p"/>
              </m:rPr>
              <w:rPr>
                <w:rFonts w:ascii="Cambria Math" w:hAnsi="Cambria Math" w:hint="eastAsia"/>
              </w:rPr>
              <m:t>…</m:t>
            </m:r>
            <m:r>
              <w:rPr>
                <w:rFonts w:ascii="Cambria Math" w:hAnsi="Cambria Math"/>
              </w:rPr>
              <m:t>q</m:t>
            </m:r>
          </m:e>
        </m:d>
      </m:oMath>
      <w:r w:rsidR="00632A22" w:rsidRPr="003F2A57">
        <w:rPr>
          <w:rFonts w:hint="eastAsia"/>
        </w:rPr>
        <w:t xml:space="preserve">      </w:t>
      </w:r>
      <w:r w:rsidR="003F2A57">
        <w:rPr>
          <w:rFonts w:hint="eastAsia"/>
        </w:rPr>
        <w:tab/>
      </w:r>
      <w:r w:rsidR="00632A22" w:rsidRPr="003F2A57">
        <w:rPr>
          <w:rFonts w:hint="eastAsia"/>
        </w:rPr>
        <w:t>（4.1）</w:t>
      </w:r>
    </w:p>
    <w:p w14:paraId="508315A8" w14:textId="77777777" w:rsidR="00632A22" w:rsidRPr="003F2A57" w:rsidRDefault="00632A22"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p</m:t>
            </m:r>
          </m:sup>
        </m:sSubSup>
      </m:oMath>
      <w:r w:rsidRPr="003F2A57">
        <w:rPr>
          <w:rFonts w:asciiTheme="minorEastAsia" w:hAnsiTheme="minorEastAsia" w:hint="eastAsia"/>
          <w:sz w:val="24"/>
          <w:szCs w:val="24"/>
        </w:rPr>
        <w:t>是</w:t>
      </w:r>
      <w:r w:rsidR="00CD133F" w:rsidRPr="003F2A57">
        <w:rPr>
          <w:rFonts w:asciiTheme="minorEastAsia" w:hAnsiTheme="minorEastAsia" w:hint="eastAsia"/>
          <w:sz w:val="24"/>
          <w:szCs w:val="24"/>
        </w:rPr>
        <w:t>训练集p作为输入层的输入向量；</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CD133F" w:rsidRPr="003F2A57">
        <w:rPr>
          <w:rFonts w:asciiTheme="minorEastAsia" w:hAnsiTheme="minorEastAsia" w:hint="eastAsia"/>
          <w:sz w:val="24"/>
          <w:szCs w:val="24"/>
        </w:rPr>
        <w:t>为输入层与隐含层之间的连接权值；</w:t>
      </w:r>
      <m:oMath>
        <m:r>
          <w:rPr>
            <w:rFonts w:ascii="Cambria Math" w:hAnsi="Cambria Math" w:hint="eastAsia"/>
            <w:sz w:val="24"/>
            <w:szCs w:val="24"/>
          </w:rPr>
          <m:t>m</m:t>
        </m:r>
      </m:oMath>
      <w:r w:rsidR="00CD133F" w:rsidRPr="003F2A57">
        <w:rPr>
          <w:rFonts w:asciiTheme="minorEastAsia" w:hAnsiTheme="minorEastAsia" w:hint="eastAsia"/>
          <w:sz w:val="24"/>
          <w:szCs w:val="24"/>
        </w:rPr>
        <w:t>为网络输入层节点数。</w:t>
      </w:r>
    </w:p>
    <w:p w14:paraId="4FE29D4E" w14:textId="77777777"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ab/>
        <w:t>假定隐含层的激活函数选取sigmoid函数，对于此函数</w:t>
      </w:r>
    </w:p>
    <w:p w14:paraId="43B999EB" w14:textId="77777777" w:rsidR="00CD133F" w:rsidRPr="003F2A57" w:rsidRDefault="003F2A57" w:rsidP="003F2A57">
      <w:pPr>
        <w:pStyle w:val="ad"/>
      </w:pPr>
      <w:r>
        <w:rPr>
          <w:rFonts w:hint="eastAsia"/>
          <w:iCs/>
        </w:rPr>
        <w:tab/>
      </w:r>
      <m:oMath>
        <m:r>
          <w:rPr>
            <w:rFonts w:ascii="Cambria Math" w:hAnsi="Cambria Math" w:hint="eastAsia"/>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exp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r w:rsidR="00CD133F" w:rsidRPr="003F2A57">
        <w:rPr>
          <w:rFonts w:hint="eastAsia"/>
        </w:rPr>
        <w:t xml:space="preserve"> </w:t>
      </w:r>
      <w:r>
        <w:rPr>
          <w:rFonts w:hint="eastAsia"/>
        </w:rPr>
        <w:tab/>
      </w:r>
      <w:r w:rsidR="00CD133F" w:rsidRPr="003F2A57">
        <w:rPr>
          <w:rFonts w:hint="eastAsia"/>
        </w:rPr>
        <w:t>（4.2）</w:t>
      </w:r>
    </w:p>
    <w:p w14:paraId="4252AB61" w14:textId="77777777"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w:r w:rsidR="003F2A57" w:rsidRPr="003F2A57">
        <w:rPr>
          <w:rFonts w:asciiTheme="minorEastAsia" w:hAnsiTheme="minorEastAsia" w:hint="eastAsia"/>
          <w:sz w:val="24"/>
          <w:szCs w:val="24"/>
        </w:rPr>
        <w:t>参数</w:t>
      </w:r>
      <m:oMath>
        <m:r>
          <w:rPr>
            <w:rFonts w:ascii="Cambria Math" w:hAnsi="Cambria Math" w:hint="eastAsia"/>
            <w:sz w:val="24"/>
            <w:szCs w:val="24"/>
          </w:rPr>
          <m:t>a</m:t>
        </m:r>
      </m:oMath>
      <w:r w:rsidR="003F2A57" w:rsidRPr="003F2A57">
        <w:rPr>
          <w:rFonts w:asciiTheme="minorEastAsia" w:hAnsiTheme="minorEastAsia" w:hint="eastAsia"/>
          <w:sz w:val="24"/>
          <w:szCs w:val="24"/>
        </w:rPr>
        <w:t>控制函数图像的左右移动，参数</w:t>
      </w:r>
      <m:oMath>
        <m:r>
          <w:rPr>
            <w:rFonts w:ascii="Cambria Math" w:hAnsi="Cambria Math" w:hint="eastAsia"/>
            <w:sz w:val="24"/>
            <w:szCs w:val="24"/>
          </w:rPr>
          <m:t>b</m:t>
        </m:r>
      </m:oMath>
      <w:r w:rsidR="003F2A57" w:rsidRPr="003F2A57">
        <w:rPr>
          <w:rFonts w:asciiTheme="minorEastAsia" w:hAnsiTheme="minorEastAsia" w:hint="eastAsia"/>
          <w:sz w:val="24"/>
          <w:szCs w:val="24"/>
        </w:rPr>
        <w:t>控制函数函数图像变化趋势的缓慢程度，较小的参数</w:t>
      </w:r>
      <m:oMath>
        <m:r>
          <w:rPr>
            <w:rFonts w:ascii="Cambria Math" w:hAnsi="Cambria Math"/>
            <w:sz w:val="24"/>
            <w:szCs w:val="24"/>
          </w:rPr>
          <m:t>b</m:t>
        </m:r>
      </m:oMath>
      <w:r w:rsidR="003F2A57" w:rsidRPr="003F2A57">
        <w:rPr>
          <w:rFonts w:asciiTheme="minorEastAsia" w:hAnsiTheme="minorEastAsia"/>
          <w:sz w:val="24"/>
          <w:szCs w:val="24"/>
        </w:rPr>
        <w:t>可以使函数图像趋近于阶跃函数</w:t>
      </w:r>
      <w:r w:rsidR="003F2A57" w:rsidRPr="003F2A57">
        <w:rPr>
          <w:rFonts w:asciiTheme="minorEastAsia" w:hAnsiTheme="minorEastAsia" w:hint="eastAsia"/>
          <w:sz w:val="24"/>
          <w:szCs w:val="24"/>
        </w:rPr>
        <w:t>，</w:t>
      </w:r>
      <w:r w:rsidR="003F2A57" w:rsidRPr="003F2A57">
        <w:rPr>
          <w:rFonts w:asciiTheme="minorEastAsia" w:hAnsiTheme="minorEastAsia"/>
          <w:sz w:val="24"/>
          <w:szCs w:val="24"/>
        </w:rPr>
        <w:t>而较大的参数</w:t>
      </w:r>
      <m:oMath>
        <m:r>
          <w:rPr>
            <w:rFonts w:ascii="Cambria Math" w:hAnsi="Cambria Math" w:hint="eastAsia"/>
            <w:sz w:val="24"/>
            <w:szCs w:val="24"/>
          </w:rPr>
          <m:t>b</m:t>
        </m:r>
      </m:oMath>
      <w:r w:rsidR="003F2A57" w:rsidRPr="003F2A57">
        <w:rPr>
          <w:rFonts w:asciiTheme="minorEastAsia" w:hAnsiTheme="minorEastAsia" w:hint="eastAsia"/>
          <w:sz w:val="24"/>
          <w:szCs w:val="24"/>
        </w:rPr>
        <w:t>可使得函数图像变得平缓。不同的参数对sigmoid函数图像的影响如图4.1所示。</w:t>
      </w:r>
    </w:p>
    <w:p w14:paraId="78858E5D" w14:textId="77777777" w:rsidR="003F2A57" w:rsidRDefault="003F2A57" w:rsidP="007E3B7F">
      <w:r>
        <w:rPr>
          <w:rFonts w:hint="eastAsia"/>
          <w:noProof/>
        </w:rPr>
        <w:lastRenderedPageBreak/>
        <w:drawing>
          <wp:inline distT="0" distB="0" distL="0" distR="0" wp14:anchorId="371952A6" wp14:editId="618487E3">
            <wp:extent cx="5343525" cy="32271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a:extLst>
                        <a:ext uri="{28A0092B-C50C-407E-A947-70E740481C1C}">
                          <a14:useLocalDpi xmlns:a14="http://schemas.microsoft.com/office/drawing/2010/main" val="0"/>
                        </a:ext>
                      </a:extLst>
                    </a:blip>
                    <a:srcRect l="9566" t="2932" r="7943" b="7159"/>
                    <a:stretch/>
                  </pic:blipFill>
                  <pic:spPr bwMode="auto">
                    <a:xfrm>
                      <a:off x="0" y="0"/>
                      <a:ext cx="5340954" cy="3225609"/>
                    </a:xfrm>
                    <a:prstGeom prst="rect">
                      <a:avLst/>
                    </a:prstGeom>
                    <a:noFill/>
                    <a:ln>
                      <a:noFill/>
                    </a:ln>
                    <a:extLst>
                      <a:ext uri="{53640926-AAD7-44D8-BBD7-CCE9431645EC}">
                        <a14:shadowObscured xmlns:a14="http://schemas.microsoft.com/office/drawing/2010/main"/>
                      </a:ext>
                    </a:extLst>
                  </pic:spPr>
                </pic:pic>
              </a:graphicData>
            </a:graphic>
          </wp:inline>
        </w:drawing>
      </w:r>
    </w:p>
    <w:p w14:paraId="36B375BB" w14:textId="77777777" w:rsidR="003F2A57" w:rsidRPr="00407C4E" w:rsidRDefault="003F2A57" w:rsidP="003F2A57">
      <w:pPr>
        <w:jc w:val="center"/>
        <w:rPr>
          <w:rFonts w:asciiTheme="minorEastAsia" w:hAnsiTheme="minorEastAsia"/>
          <w:b/>
        </w:rPr>
      </w:pPr>
      <w:r w:rsidRPr="00407C4E">
        <w:rPr>
          <w:rFonts w:asciiTheme="minorEastAsia" w:hAnsiTheme="minorEastAsia" w:hint="eastAsia"/>
          <w:b/>
        </w:rPr>
        <w:t>图4.1 带偏值和形状变化的sigmoid函数</w:t>
      </w:r>
    </w:p>
    <w:p w14:paraId="1DB848CC" w14:textId="77777777" w:rsidR="00CD133F" w:rsidRPr="00554351" w:rsidRDefault="00CD133F" w:rsidP="00554351">
      <w:pPr>
        <w:spacing w:line="360" w:lineRule="auto"/>
        <w:rPr>
          <w:rFonts w:asciiTheme="minorEastAsia" w:hAnsiTheme="minorEastAsia"/>
          <w:sz w:val="24"/>
          <w:szCs w:val="24"/>
        </w:rPr>
      </w:pPr>
      <w:r>
        <w:rPr>
          <w:rFonts w:hint="eastAsia"/>
        </w:rPr>
        <w:tab/>
      </w:r>
      <w:r w:rsidR="005B1B8D" w:rsidRPr="00554351">
        <w:rPr>
          <w:rFonts w:asciiTheme="minorEastAsia" w:hAnsiTheme="minorEastAsia" w:hint="eastAsia"/>
          <w:sz w:val="24"/>
          <w:szCs w:val="24"/>
        </w:rPr>
        <w:t>则</w:t>
      </w:r>
      <w:r w:rsidRPr="00554351">
        <w:rPr>
          <w:rFonts w:asciiTheme="minorEastAsia" w:hAnsiTheme="minorEastAsia" w:hint="eastAsia"/>
          <w:sz w:val="24"/>
          <w:szCs w:val="24"/>
        </w:rPr>
        <w:t>隐含层第</w:t>
      </w:r>
      <m:oMath>
        <m:r>
          <w:rPr>
            <w:rFonts w:ascii="Cambria Math" w:hAnsi="Cambria Math"/>
            <w:sz w:val="24"/>
            <w:szCs w:val="24"/>
          </w:rPr>
          <m:t>i</m:t>
        </m:r>
      </m:oMath>
      <w:r w:rsidRPr="00554351">
        <w:rPr>
          <w:rFonts w:asciiTheme="minorEastAsia" w:hAnsiTheme="minorEastAsia"/>
          <w:sz w:val="24"/>
          <w:szCs w:val="24"/>
        </w:rPr>
        <w:t>个神经元的输出</w:t>
      </w:r>
      <w:r w:rsidR="005B1B8D" w:rsidRPr="00554351">
        <w:rPr>
          <w:rFonts w:asciiTheme="minorEastAsia" w:hAnsiTheme="minorEastAsia"/>
          <w:sz w:val="24"/>
          <w:szCs w:val="24"/>
        </w:rPr>
        <w:t>可表示</w:t>
      </w:r>
      <w:r w:rsidRPr="00554351">
        <w:rPr>
          <w:rFonts w:asciiTheme="minorEastAsia" w:hAnsiTheme="minorEastAsia"/>
          <w:sz w:val="24"/>
          <w:szCs w:val="24"/>
        </w:rPr>
        <w:t>为</w:t>
      </w:r>
    </w:p>
    <w:p w14:paraId="41CD86FC" w14:textId="77777777" w:rsidR="005B1B8D" w:rsidRPr="00554351" w:rsidRDefault="00554351" w:rsidP="00554351">
      <w:pPr>
        <w:pStyle w:val="ad"/>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oMath>
      <w:r w:rsidR="005B1B8D" w:rsidRPr="00554351">
        <w:rPr>
          <w:rFonts w:hint="eastAsia"/>
        </w:rPr>
        <w:t xml:space="preserve"> </w:t>
      </w:r>
      <w:r w:rsidRPr="00554351">
        <w:rPr>
          <w:rFonts w:hint="eastAsia"/>
        </w:rPr>
        <w:tab/>
      </w:r>
      <w:r w:rsidR="005B1B8D" w:rsidRPr="00554351">
        <w:rPr>
          <w:rFonts w:hint="eastAsia"/>
        </w:rPr>
        <w:t>（4.3）</w:t>
      </w:r>
    </w:p>
    <w:p w14:paraId="04C05954" w14:textId="77777777"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oMath>
      <w:r w:rsidRPr="00554351">
        <w:rPr>
          <w:rFonts w:asciiTheme="minorEastAsia" w:hAnsiTheme="minorEastAsia"/>
          <w:sz w:val="24"/>
          <w:szCs w:val="24"/>
        </w:rPr>
        <w:t>为隐含层第</w:t>
      </w:r>
      <m:oMath>
        <m:r>
          <w:rPr>
            <w:rFonts w:ascii="Cambria Math" w:hAnsi="Cambria Math"/>
            <w:sz w:val="24"/>
            <w:szCs w:val="24"/>
          </w:rPr>
          <m:t>i</m:t>
        </m:r>
      </m:oMath>
      <w:r w:rsidRPr="00554351">
        <w:rPr>
          <w:rFonts w:asciiTheme="minorEastAsia" w:hAnsiTheme="minorEastAsia" w:hint="eastAsia"/>
          <w:sz w:val="24"/>
          <w:szCs w:val="24"/>
        </w:rPr>
        <w:t>个神经元的阀值。</w:t>
      </w:r>
    </w:p>
    <w:p w14:paraId="622F8E95" w14:textId="77777777"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隐含层第</w:t>
      </w:r>
      <m:oMath>
        <m:r>
          <w:rPr>
            <w:rFonts w:ascii="Cambria Math" w:hAnsi="Cambria Math"/>
            <w:sz w:val="24"/>
            <w:szCs w:val="24"/>
          </w:rPr>
          <m:t>i</m:t>
        </m:r>
      </m:oMath>
      <w:r w:rsidRPr="00554351">
        <w:rPr>
          <w:rFonts w:asciiTheme="minorEastAsia" w:hAnsiTheme="minorEastAsia"/>
          <w:sz w:val="24"/>
          <w:szCs w:val="24"/>
        </w:rPr>
        <w:t>个神经元的输出在经过加权计算之后将作为输出层第</w:t>
      </w:r>
      <m:oMath>
        <m:r>
          <w:rPr>
            <w:rFonts w:ascii="Cambria Math" w:hAnsi="Cambria Math" w:hint="eastAsia"/>
            <w:sz w:val="24"/>
            <w:szCs w:val="24"/>
          </w:rPr>
          <m:t>k</m:t>
        </m:r>
      </m:oMath>
      <w:r w:rsidRPr="00554351">
        <w:rPr>
          <w:rFonts w:asciiTheme="minorEastAsia" w:hAnsiTheme="minorEastAsia" w:hint="eastAsia"/>
          <w:sz w:val="24"/>
          <w:szCs w:val="24"/>
        </w:rPr>
        <w:t>个神经元的一个输入，</w:t>
      </w:r>
      <w:r w:rsidR="00426F0C" w:rsidRPr="00554351">
        <w:rPr>
          <w:rFonts w:asciiTheme="minorEastAsia" w:hAnsiTheme="minorEastAsia" w:hint="eastAsia"/>
          <w:sz w:val="24"/>
          <w:szCs w:val="24"/>
        </w:rPr>
        <w:t>而输出层</w:t>
      </w:r>
      <w:r w:rsidRPr="00554351">
        <w:rPr>
          <w:rFonts w:asciiTheme="minorEastAsia" w:hAnsiTheme="minorEastAsia"/>
          <w:sz w:val="24"/>
          <w:szCs w:val="24"/>
        </w:rPr>
        <w:t>第</w:t>
      </w:r>
      <m:oMath>
        <m:r>
          <w:rPr>
            <w:rFonts w:ascii="Cambria Math" w:hAnsi="Cambria Math" w:hint="eastAsia"/>
            <w:sz w:val="24"/>
            <w:szCs w:val="24"/>
          </w:rPr>
          <m:t>k</m:t>
        </m:r>
      </m:oMath>
      <w:r w:rsidRPr="00554351">
        <w:rPr>
          <w:rFonts w:asciiTheme="minorEastAsia" w:hAnsiTheme="minorEastAsia" w:hint="eastAsia"/>
          <w:sz w:val="24"/>
          <w:szCs w:val="24"/>
        </w:rPr>
        <w:t>个神经元的总输入为</w:t>
      </w:r>
    </w:p>
    <w:p w14:paraId="557DC444" w14:textId="77777777" w:rsidR="005B1B8D" w:rsidRPr="00554351" w:rsidRDefault="00554351" w:rsidP="00554351">
      <w:pPr>
        <w:pStyle w:val="ad"/>
      </w:pPr>
      <w:r w:rsidRPr="00554351">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q</m:t>
            </m:r>
          </m:sup>
          <m:e>
            <m:sSub>
              <m:sSubPr>
                <m:ctrlPr>
                  <w:rPr>
                    <w:rFonts w:ascii="Cambria Math" w:hAnsi="Cambria Math"/>
                  </w:rPr>
                </m:ctrlPr>
              </m:sSubPr>
              <m:e>
                <m:r>
                  <w:rPr>
                    <w:rFonts w:ascii="Cambria Math" w:hAnsi="Cambria Math"/>
                  </w:rPr>
                  <m:t>ω</m:t>
                </m:r>
              </m:e>
              <m:sub>
                <m:r>
                  <w:rPr>
                    <w:rFonts w:ascii="Cambria Math" w:hAnsi="Cambria Math"/>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n</m:t>
            </m:r>
            <m:r>
              <m:rPr>
                <m:sty m:val="p"/>
              </m:rPr>
              <w:rPr>
                <w:rFonts w:ascii="Cambria Math" w:hAnsi="Cambria Math"/>
              </w:rPr>
              <m:t>)</m:t>
            </m:r>
          </m:e>
        </m:nary>
      </m:oMath>
      <w:r w:rsidR="00426F0C" w:rsidRPr="00554351">
        <w:rPr>
          <w:rFonts w:hint="eastAsia"/>
        </w:rPr>
        <w:t xml:space="preserve"> </w:t>
      </w:r>
      <w:r w:rsidRPr="00554351">
        <w:rPr>
          <w:rFonts w:hint="eastAsia"/>
        </w:rPr>
        <w:tab/>
      </w:r>
      <w:r w:rsidR="00426F0C" w:rsidRPr="00554351">
        <w:rPr>
          <w:rFonts w:hint="eastAsia"/>
        </w:rPr>
        <w:t>（4.4）</w:t>
      </w:r>
    </w:p>
    <w:p w14:paraId="54DF523F" w14:textId="77777777"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ki</m:t>
            </m:r>
          </m:sub>
        </m:sSub>
      </m:oMath>
      <w:r w:rsidRPr="00554351">
        <w:rPr>
          <w:rFonts w:asciiTheme="minorEastAsia" w:hAnsiTheme="minorEastAsia" w:hint="eastAsia"/>
          <w:sz w:val="24"/>
          <w:szCs w:val="24"/>
        </w:rPr>
        <w:t>为隐含层与输出层之间的连接权值；</w:t>
      </w:r>
      <m:oMath>
        <m:r>
          <w:rPr>
            <w:rFonts w:ascii="Cambria Math" w:hAnsi="Cambria Math"/>
            <w:sz w:val="24"/>
            <w:szCs w:val="24"/>
          </w:rPr>
          <m:t>q</m:t>
        </m:r>
      </m:oMath>
      <w:r w:rsidRPr="00554351">
        <w:rPr>
          <w:rFonts w:asciiTheme="minorEastAsia" w:hAnsiTheme="minorEastAsia"/>
          <w:sz w:val="24"/>
          <w:szCs w:val="24"/>
        </w:rPr>
        <w:t>为隐含层的节点数</w:t>
      </w:r>
      <w:r w:rsidRPr="00554351">
        <w:rPr>
          <w:rFonts w:asciiTheme="minorEastAsia" w:hAnsiTheme="minorEastAsia" w:hint="eastAsia"/>
          <w:sz w:val="24"/>
          <w:szCs w:val="24"/>
        </w:rPr>
        <w:t>；</w:t>
      </w:r>
      <m:oMath>
        <m:r>
          <w:rPr>
            <w:rFonts w:ascii="Cambria Math" w:hAnsi="Cambria Math" w:hint="eastAsia"/>
            <w:sz w:val="24"/>
            <w:szCs w:val="24"/>
          </w:rPr>
          <m:t>k</m:t>
        </m:r>
      </m:oMath>
      <w:r w:rsidRPr="00554351">
        <w:rPr>
          <w:rFonts w:asciiTheme="minorEastAsia" w:hAnsiTheme="minorEastAsia" w:hint="eastAsia"/>
          <w:sz w:val="24"/>
          <w:szCs w:val="24"/>
        </w:rPr>
        <w:t>为输出层的节点数。</w:t>
      </w:r>
    </w:p>
    <w:p w14:paraId="16632A28" w14:textId="77777777"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假设输出层的激活函数取sigmoid函数，则输出层</w:t>
      </w:r>
      <w:r w:rsidRPr="00554351">
        <w:rPr>
          <w:rFonts w:asciiTheme="minorEastAsia" w:hAnsiTheme="minorEastAsia"/>
          <w:sz w:val="24"/>
          <w:szCs w:val="24"/>
        </w:rPr>
        <w:t>第</w:t>
      </w:r>
      <m:oMath>
        <m:r>
          <w:rPr>
            <w:rFonts w:ascii="Cambria Math" w:hAnsi="Cambria Math" w:hint="eastAsia"/>
            <w:sz w:val="24"/>
            <w:szCs w:val="24"/>
          </w:rPr>
          <m:t>k</m:t>
        </m:r>
      </m:oMath>
      <w:r w:rsidRPr="00554351">
        <w:rPr>
          <w:rFonts w:asciiTheme="minorEastAsia" w:hAnsiTheme="minorEastAsia" w:hint="eastAsia"/>
          <w:sz w:val="24"/>
          <w:szCs w:val="24"/>
        </w:rPr>
        <w:t>个神经元的输出为</w:t>
      </w:r>
    </w:p>
    <w:p w14:paraId="75551041" w14:textId="77777777" w:rsidR="00426F0C" w:rsidRPr="00554351" w:rsidRDefault="00554351" w:rsidP="00554351">
      <w:pPr>
        <w:pStyle w:val="ad"/>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sidR="00426F0C" w:rsidRPr="00554351">
        <w:rPr>
          <w:rFonts w:hint="eastAsia"/>
        </w:rPr>
        <w:t xml:space="preserve"> </w:t>
      </w:r>
      <w:r w:rsidRPr="00554351">
        <w:rPr>
          <w:rFonts w:hint="eastAsia"/>
        </w:rPr>
        <w:tab/>
      </w:r>
      <w:r w:rsidR="00426F0C" w:rsidRPr="00554351">
        <w:rPr>
          <w:rFonts w:hint="eastAsia"/>
        </w:rPr>
        <w:t>（4.5）</w:t>
      </w:r>
    </w:p>
    <w:p w14:paraId="5B5D71A4" w14:textId="77777777" w:rsidR="00426F0C" w:rsidRPr="00554351" w:rsidRDefault="00426F0C" w:rsidP="009B5326">
      <w:pPr>
        <w:spacing w:line="360" w:lineRule="auto"/>
        <w:rPr>
          <w:rFonts w:asciiTheme="minorEastAsia" w:hAnsiTheme="minorEastAsia"/>
          <w:sz w:val="24"/>
          <w:szCs w:val="24"/>
        </w:rPr>
      </w:pPr>
      <w:r w:rsidRPr="00554351">
        <w:rPr>
          <w:rFonts w:asciiTheme="minorEastAsia" w:hAnsiTheme="minorEastAsia" w:hint="eastAsia"/>
          <w:sz w:val="24"/>
          <w:szCs w:val="24"/>
        </w:rPr>
        <w:tab/>
        <w:t>如果输出层的实际输出</w:t>
      </w:r>
      <m:oMath>
        <m:sSubSup>
          <m:sSubSupPr>
            <m:ctrlPr>
              <w:rPr>
                <w:rFonts w:ascii="Cambria Math" w:hAnsi="Cambria Math"/>
                <w:sz w:val="24"/>
                <w:szCs w:val="24"/>
              </w:rPr>
            </m:ctrlPr>
          </m:sSubSupPr>
          <m:e>
            <m:r>
              <w:rPr>
                <w:rFonts w:ascii="Cambria Math" w:hAnsi="Cambria Math"/>
                <w:sz w:val="24"/>
                <w:szCs w:val="24"/>
              </w:rPr>
              <m:t>O</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与目标输出</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相差较大，则网络将误差信号从输出端反传回至隐含层与输入层，并在反传的过程中不断调整</w:t>
      </w:r>
      <w:r w:rsidR="00554351" w:rsidRPr="00554351">
        <w:rPr>
          <w:rFonts w:asciiTheme="minorEastAsia" w:hAnsiTheme="minorEastAsia" w:hint="eastAsia"/>
          <w:sz w:val="24"/>
          <w:szCs w:val="24"/>
        </w:rPr>
        <w:t>加权值，直到符合最小的误差限。在对一组训练集训练完成后按照同样的方法对其它训练集进行训练，直至</w:t>
      </w:r>
      <m:oMath>
        <m:r>
          <w:rPr>
            <w:rFonts w:ascii="Cambria Math" w:hAnsi="Cambria Math"/>
            <w:sz w:val="24"/>
            <w:szCs w:val="24"/>
          </w:rPr>
          <m:t>L</m:t>
        </m:r>
      </m:oMath>
      <w:r w:rsidR="00554351" w:rsidRPr="00554351">
        <w:rPr>
          <w:rFonts w:asciiTheme="minorEastAsia" w:hAnsiTheme="minorEastAsia" w:hint="eastAsia"/>
          <w:sz w:val="24"/>
          <w:szCs w:val="24"/>
        </w:rPr>
        <w:t>组训练集全部训练完。</w:t>
      </w:r>
    </w:p>
    <w:p w14:paraId="2ADD8D4D" w14:textId="77777777" w:rsidR="00554351" w:rsidRPr="009B5326" w:rsidRDefault="002F7BDD" w:rsidP="009B5326">
      <w:pPr>
        <w:spacing w:line="360" w:lineRule="auto"/>
        <w:rPr>
          <w:sz w:val="24"/>
          <w:szCs w:val="24"/>
        </w:rPr>
      </w:pPr>
      <w:r>
        <w:rPr>
          <w:rFonts w:hint="eastAsia"/>
          <w:sz w:val="24"/>
          <w:szCs w:val="24"/>
        </w:rPr>
        <w:tab/>
      </w:r>
      <w:r>
        <w:rPr>
          <w:rFonts w:hint="eastAsia"/>
          <w:sz w:val="24"/>
          <w:szCs w:val="24"/>
        </w:rPr>
        <w:t>对于每一个给定的训练集</w:t>
      </w:r>
      <m:oMath>
        <m:r>
          <w:rPr>
            <w:rFonts w:ascii="Cambria Math" w:hAnsi="Cambria Math" w:hint="eastAsia"/>
            <w:sz w:val="24"/>
            <w:szCs w:val="24"/>
          </w:rPr>
          <m:t>p</m:t>
        </m:r>
      </m:oMath>
      <w:r>
        <w:rPr>
          <w:rFonts w:hint="eastAsia"/>
          <w:sz w:val="24"/>
          <w:szCs w:val="24"/>
        </w:rPr>
        <w:t>，其对应的输出层的实际输出与目标输出的误差</w:t>
      </w:r>
      <w:r w:rsidRPr="009B5326">
        <w:rPr>
          <w:rFonts w:hint="eastAsia"/>
          <w:sz w:val="24"/>
          <w:szCs w:val="24"/>
        </w:rPr>
        <w:t>函数为</w:t>
      </w:r>
    </w:p>
    <w:p w14:paraId="10828BF5" w14:textId="77777777" w:rsidR="002F7BDD" w:rsidRPr="009B5326" w:rsidRDefault="00C0743B" w:rsidP="009B5326">
      <w:pPr>
        <w:pStyle w:val="ad"/>
      </w:pPr>
      <w:r w:rsidRPr="009B5326">
        <w:rPr>
          <w:rFonts w:asciiTheme="minorHAnsi" w:hAnsiTheme="minorHAnsi" w:hint="eastAsia"/>
        </w:rPr>
        <w:lastRenderedPageBreak/>
        <w:tab/>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e>
              <m:sup>
                <m:r>
                  <m:rPr>
                    <m:sty m:val="p"/>
                  </m:rPr>
                  <w:rPr>
                    <w:rFonts w:ascii="Cambria Math" w:hAnsi="Cambria Math"/>
                  </w:rPr>
                  <m:t>2</m:t>
                </m:r>
              </m:sup>
            </m:sSup>
          </m:e>
        </m:nary>
      </m:oMath>
      <w:r w:rsidRPr="009B5326">
        <w:rPr>
          <w:rFonts w:asciiTheme="minorHAnsi" w:hAnsiTheme="minorHAnsi" w:hint="eastAsia"/>
        </w:rPr>
        <w:tab/>
      </w:r>
      <w:r w:rsidR="002F7BDD" w:rsidRPr="009B5326">
        <w:rPr>
          <w:rFonts w:hint="eastAsia"/>
        </w:rPr>
        <w:t>（4.6）</w:t>
      </w:r>
    </w:p>
    <w:p w14:paraId="7B3FE654" w14:textId="77777777" w:rsidR="002F7BDD" w:rsidRPr="009B5326" w:rsidRDefault="002F7BDD" w:rsidP="009B5326">
      <w:pPr>
        <w:spacing w:line="360" w:lineRule="auto"/>
        <w:rPr>
          <w:sz w:val="24"/>
          <w:szCs w:val="24"/>
        </w:rPr>
      </w:pPr>
      <w:r w:rsidRPr="009B5326">
        <w:rPr>
          <w:rFonts w:hint="eastAsia"/>
          <w:sz w:val="24"/>
          <w:szCs w:val="24"/>
        </w:rPr>
        <w:tab/>
      </w:r>
      <w:r w:rsidRPr="009B5326">
        <w:rPr>
          <w:rFonts w:hint="eastAsia"/>
          <w:sz w:val="24"/>
          <w:szCs w:val="24"/>
        </w:rPr>
        <w:t>在权值调整的过程中，权系数应按照误差函数</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p</m:t>
            </m:r>
          </m:sub>
        </m:sSub>
      </m:oMath>
      <w:r w:rsidRPr="009B5326">
        <w:rPr>
          <w:sz w:val="24"/>
          <w:szCs w:val="24"/>
        </w:rPr>
        <w:t>梯度变化的反方向修正</w:t>
      </w:r>
      <w:r w:rsidRPr="009B5326">
        <w:rPr>
          <w:rFonts w:hint="eastAsia"/>
          <w:sz w:val="24"/>
          <w:szCs w:val="24"/>
        </w:rPr>
        <w:t>，</w:t>
      </w:r>
      <w:r w:rsidRPr="009B5326">
        <w:rPr>
          <w:sz w:val="24"/>
          <w:szCs w:val="24"/>
        </w:rPr>
        <w:t>使网络逐渐趋向于收敛</w:t>
      </w:r>
      <w:r w:rsidRPr="009B5326">
        <w:rPr>
          <w:rFonts w:hint="eastAsia"/>
          <w:sz w:val="24"/>
          <w:szCs w:val="24"/>
        </w:rPr>
        <w:t>。</w:t>
      </w:r>
      <w:r w:rsidRPr="009B5326">
        <w:rPr>
          <w:sz w:val="24"/>
          <w:szCs w:val="24"/>
        </w:rPr>
        <w:t>根据梯度变化的原则</w:t>
      </w:r>
      <w:r w:rsidRPr="009B5326">
        <w:rPr>
          <w:rFonts w:hint="eastAsia"/>
          <w:sz w:val="24"/>
          <w:szCs w:val="24"/>
        </w:rPr>
        <w:t>，</w:t>
      </w:r>
      <w:r w:rsidRPr="009B5326">
        <w:rPr>
          <w:sz w:val="24"/>
          <w:szCs w:val="24"/>
        </w:rPr>
        <w:t>输出层神经元权值修正公式为</w:t>
      </w:r>
      <w:r w:rsidR="00C0743B" w:rsidRPr="009B5326">
        <w:rPr>
          <w:rFonts w:hint="eastAsia"/>
          <w:sz w:val="24"/>
          <w:szCs w:val="24"/>
        </w:rPr>
        <w:tab/>
      </w:r>
    </w:p>
    <w:p w14:paraId="5D742AC9" w14:textId="77777777" w:rsidR="002F7BDD" w:rsidRPr="009B5326" w:rsidRDefault="002F7BDD" w:rsidP="009B5326">
      <w:pPr>
        <w:pStyle w:val="ad"/>
      </w:pPr>
      <w:r w:rsidRPr="009B5326">
        <w:rPr>
          <w:rFonts w:hint="eastAsia"/>
        </w:rPr>
        <w:t xml:space="preserve"> </w:t>
      </w:r>
      <w:r w:rsidR="00C0743B" w:rsidRPr="009B5326">
        <w:rPr>
          <w:rFonts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ab/>
      </w:r>
      <w:r w:rsidR="006F5153" w:rsidRPr="009B5326">
        <w:rPr>
          <w:rFonts w:hint="eastAsia"/>
        </w:rPr>
        <w:t>（4.7）</w:t>
      </w:r>
    </w:p>
    <w:p w14:paraId="4C9A4E0A" w14:textId="77777777" w:rsidR="006F5153" w:rsidRPr="009B5326" w:rsidRDefault="006F5153" w:rsidP="009B5326">
      <w:pPr>
        <w:spacing w:line="360" w:lineRule="auto"/>
        <w:rPr>
          <w:sz w:val="24"/>
          <w:szCs w:val="24"/>
        </w:rPr>
      </w:pPr>
      <w:r w:rsidRPr="009B5326">
        <w:rPr>
          <w:rFonts w:hint="eastAsia"/>
          <w:sz w:val="24"/>
          <w:szCs w:val="24"/>
        </w:rPr>
        <w:t>其中，</w:t>
      </w:r>
      <m:oMath>
        <m:r>
          <w:rPr>
            <w:rFonts w:ascii="Cambria Math" w:hAnsi="Cambria Math"/>
            <w:sz w:val="24"/>
            <w:szCs w:val="24"/>
          </w:rPr>
          <m:t>ξ&gt;0</m:t>
        </m:r>
      </m:oMath>
      <w:r w:rsidRPr="009B5326">
        <w:rPr>
          <w:sz w:val="24"/>
          <w:szCs w:val="24"/>
        </w:rPr>
        <w:t>为网络学习速率</w:t>
      </w:r>
      <w:r w:rsidR="009C7ADB" w:rsidRPr="009B5326">
        <w:rPr>
          <w:rFonts w:hint="eastAsia"/>
          <w:sz w:val="24"/>
          <w:szCs w:val="24"/>
        </w:rPr>
        <w:t>。</w:t>
      </w:r>
    </w:p>
    <w:p w14:paraId="56B0BA7C" w14:textId="77777777" w:rsidR="00C0743B" w:rsidRPr="009B5326" w:rsidRDefault="006F5153" w:rsidP="009B5326">
      <w:pPr>
        <w:spacing w:line="360" w:lineRule="auto"/>
        <w:rPr>
          <w:sz w:val="24"/>
          <w:szCs w:val="24"/>
        </w:rPr>
      </w:pPr>
      <w:r w:rsidRPr="009B5326">
        <w:rPr>
          <w:rFonts w:hint="eastAsia"/>
          <w:sz w:val="24"/>
          <w:szCs w:val="24"/>
        </w:rPr>
        <w:tab/>
      </w:r>
      <w:r w:rsidR="00C0743B" w:rsidRPr="009B5326">
        <w:rPr>
          <w:sz w:val="24"/>
          <w:szCs w:val="24"/>
        </w:rPr>
        <w:t>令</w:t>
      </w:r>
      <w:r w:rsidR="00C0743B" w:rsidRPr="009B5326">
        <w:rPr>
          <w:rFonts w:hint="eastAsia"/>
          <w:sz w:val="24"/>
          <w:szCs w:val="24"/>
        </w:rPr>
        <w:t>上式中</w:t>
      </w:r>
    </w:p>
    <w:p w14:paraId="54EF139E" w14:textId="77777777" w:rsidR="006F5153" w:rsidRPr="009B5326" w:rsidRDefault="00852D4B" w:rsidP="009B5326">
      <w:pPr>
        <w:pStyle w:val="ad"/>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oMath>
      <w:r w:rsidRPr="009B5326">
        <w:rPr>
          <w:rFonts w:asciiTheme="minorHAnsi" w:hAnsiTheme="minorHAnsi" w:hint="eastAsia"/>
        </w:rPr>
        <w:tab/>
      </w:r>
      <w:r w:rsidR="00C0743B" w:rsidRPr="009B5326">
        <w:rPr>
          <w:rFonts w:hint="eastAsia"/>
        </w:rPr>
        <w:t>（4.8）</w:t>
      </w:r>
    </w:p>
    <w:p w14:paraId="72D075CD" w14:textId="77777777" w:rsidR="00C0743B" w:rsidRPr="009B5326" w:rsidRDefault="00C0743B" w:rsidP="009B5326">
      <w:pPr>
        <w:spacing w:line="360" w:lineRule="auto"/>
        <w:rPr>
          <w:sz w:val="24"/>
          <w:szCs w:val="24"/>
        </w:rPr>
      </w:pPr>
      <w:r w:rsidRPr="009B5326">
        <w:rPr>
          <w:rFonts w:hint="eastAsia"/>
          <w:sz w:val="24"/>
          <w:szCs w:val="24"/>
        </w:rPr>
        <w:tab/>
      </w:r>
      <w:r w:rsidR="00DF2265" w:rsidRPr="009B5326">
        <w:rPr>
          <w:rFonts w:hint="eastAsia"/>
          <w:sz w:val="24"/>
          <w:szCs w:val="24"/>
        </w:rPr>
        <w:t>由此可得输出层任一</w:t>
      </w:r>
      <w:r w:rsidRPr="009B5326">
        <w:rPr>
          <w:rFonts w:hint="eastAsia"/>
          <w:sz w:val="24"/>
          <w:szCs w:val="24"/>
        </w:rPr>
        <w:t>神经元</w:t>
      </w:r>
      <m:oMath>
        <m:r>
          <w:rPr>
            <w:rFonts w:ascii="Cambria Math" w:hAnsi="Cambria Math"/>
            <w:sz w:val="24"/>
            <w:szCs w:val="24"/>
          </w:rPr>
          <m:t>k</m:t>
        </m:r>
      </m:oMath>
      <w:r w:rsidRPr="009B5326">
        <w:rPr>
          <w:rFonts w:hint="eastAsia"/>
          <w:sz w:val="24"/>
          <w:szCs w:val="24"/>
        </w:rPr>
        <w:t>的权值修正公式可写为</w:t>
      </w:r>
    </w:p>
    <w:p w14:paraId="42443EC5" w14:textId="77777777" w:rsidR="00C0743B" w:rsidRPr="009B5326" w:rsidRDefault="00852D4B" w:rsidP="009B5326">
      <w:pPr>
        <w:pStyle w:val="ad"/>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 xml:space="preserve"> </w:t>
      </w:r>
      <w:r w:rsidRPr="009B5326">
        <w:rPr>
          <w:rFonts w:hint="eastAsia"/>
        </w:rPr>
        <w:tab/>
        <w:t xml:space="preserve"> </w:t>
      </w:r>
      <w:r w:rsidR="00C0743B" w:rsidRPr="009B5326">
        <w:rPr>
          <w:rFonts w:hint="eastAsia"/>
        </w:rPr>
        <w:t>（4.9</w:t>
      </w:r>
      <w:r w:rsidRPr="009B5326">
        <w:rPr>
          <w:rFonts w:hint="eastAsia"/>
        </w:rPr>
        <w:t>）</w:t>
      </w:r>
    </w:p>
    <w:p w14:paraId="4F28EACD" w14:textId="77777777" w:rsidR="00C0743B" w:rsidRPr="009B5326" w:rsidRDefault="00A53F1C" w:rsidP="009B5326">
      <w:pPr>
        <w:spacing w:line="360" w:lineRule="auto"/>
        <w:rPr>
          <w:sz w:val="24"/>
          <w:szCs w:val="24"/>
        </w:rPr>
      </w:pPr>
      <w:r w:rsidRPr="009B5326">
        <w:rPr>
          <w:rFonts w:hint="eastAsia"/>
          <w:sz w:val="24"/>
          <w:szCs w:val="24"/>
        </w:rPr>
        <w:tab/>
      </w:r>
      <w:r w:rsidRPr="009B5326">
        <w:rPr>
          <w:sz w:val="24"/>
          <w:szCs w:val="24"/>
        </w:rPr>
        <w:t>而对于隐含层</w:t>
      </w:r>
      <w:r w:rsidRPr="009B5326">
        <w:rPr>
          <w:rFonts w:hint="eastAsia"/>
          <w:sz w:val="24"/>
          <w:szCs w:val="24"/>
        </w:rPr>
        <w:t>，</w:t>
      </w:r>
      <w:r w:rsidRPr="009B5326">
        <w:rPr>
          <w:sz w:val="24"/>
          <w:szCs w:val="24"/>
        </w:rPr>
        <w:t>根据梯度变化原则</w:t>
      </w:r>
      <w:r w:rsidRPr="009B5326">
        <w:rPr>
          <w:rFonts w:hint="eastAsia"/>
          <w:sz w:val="24"/>
          <w:szCs w:val="24"/>
        </w:rPr>
        <w:t>，</w:t>
      </w:r>
      <w:r w:rsidRPr="009B5326">
        <w:rPr>
          <w:sz w:val="24"/>
          <w:szCs w:val="24"/>
        </w:rPr>
        <w:t>其权值修正公式为</w:t>
      </w:r>
    </w:p>
    <w:p w14:paraId="6FC48F24" w14:textId="77777777" w:rsidR="00A53F1C" w:rsidRPr="009B5326" w:rsidRDefault="00852D4B" w:rsidP="009B5326">
      <w:pPr>
        <w:pStyle w:val="ad"/>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A53F1C" w:rsidRPr="009B5326">
        <w:rPr>
          <w:rFonts w:hint="eastAsia"/>
        </w:rPr>
        <w:t>（4.</w:t>
      </w:r>
      <w:r w:rsidRPr="009B5326">
        <w:rPr>
          <w:rFonts w:hint="eastAsia"/>
        </w:rPr>
        <w:t>10</w:t>
      </w:r>
      <w:r w:rsidR="00A53F1C" w:rsidRPr="009B5326">
        <w:rPr>
          <w:rFonts w:hint="eastAsia"/>
        </w:rPr>
        <w:t>）</w:t>
      </w:r>
    </w:p>
    <w:p w14:paraId="62B43BA8" w14:textId="77777777" w:rsidR="00A53F1C" w:rsidRPr="009B5326" w:rsidRDefault="00A53F1C" w:rsidP="009B5326">
      <w:pPr>
        <w:spacing w:line="360" w:lineRule="auto"/>
        <w:ind w:firstLine="420"/>
        <w:rPr>
          <w:sz w:val="24"/>
          <w:szCs w:val="24"/>
        </w:rPr>
      </w:pPr>
      <w:r w:rsidRPr="009B5326">
        <w:rPr>
          <w:rFonts w:hint="eastAsia"/>
          <w:sz w:val="24"/>
          <w:szCs w:val="24"/>
        </w:rPr>
        <w:t>令上式中</w:t>
      </w:r>
    </w:p>
    <w:p w14:paraId="3761854E" w14:textId="77777777" w:rsidR="00A53F1C" w:rsidRPr="009B5326" w:rsidRDefault="00852D4B" w:rsidP="009B5326">
      <w:pPr>
        <w:pStyle w:val="ad"/>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Pr="009B5326">
        <w:rPr>
          <w:rFonts w:asciiTheme="minorHAnsi" w:hAnsiTheme="minorHAnsi" w:hint="eastAsia"/>
        </w:rPr>
        <w:tab/>
      </w:r>
      <w:r w:rsidR="00A53F1C" w:rsidRPr="009B5326">
        <w:rPr>
          <w:rFonts w:hint="eastAsia"/>
        </w:rPr>
        <w:t>（4.</w:t>
      </w:r>
      <w:r w:rsidRPr="009B5326">
        <w:rPr>
          <w:rFonts w:hint="eastAsia"/>
        </w:rPr>
        <w:t>11</w:t>
      </w:r>
      <w:r w:rsidR="00A53F1C" w:rsidRPr="009B5326">
        <w:rPr>
          <w:rFonts w:hint="eastAsia"/>
        </w:rPr>
        <w:t>）</w:t>
      </w:r>
    </w:p>
    <w:p w14:paraId="3343E30B" w14:textId="77777777" w:rsidR="00A53F1C" w:rsidRPr="009B5326" w:rsidRDefault="00A53F1C" w:rsidP="009B5326">
      <w:pPr>
        <w:spacing w:line="360" w:lineRule="auto"/>
        <w:rPr>
          <w:sz w:val="24"/>
          <w:szCs w:val="24"/>
        </w:rPr>
      </w:pPr>
      <w:r w:rsidRPr="009B5326">
        <w:rPr>
          <w:rFonts w:hint="eastAsia"/>
          <w:sz w:val="24"/>
          <w:szCs w:val="24"/>
        </w:rPr>
        <w:t>由于隐含层的任意输出都连接着所有的输出层，即影响着</w:t>
      </w:r>
      <w:r w:rsidR="00DF2265" w:rsidRPr="009B5326">
        <w:rPr>
          <w:rFonts w:hint="eastAsia"/>
          <w:sz w:val="24"/>
          <w:szCs w:val="24"/>
        </w:rPr>
        <w:t>所有输出层，所以</w:t>
      </w:r>
    </w:p>
    <w:p w14:paraId="4E69F171" w14:textId="77777777" w:rsidR="00DF2265" w:rsidRPr="009B5326" w:rsidRDefault="00852D4B" w:rsidP="009B5326">
      <w:pPr>
        <w:pStyle w:val="ad"/>
      </w:pPr>
      <w:r w:rsidRPr="009B5326">
        <w:rPr>
          <w:rFonts w:asciiTheme="minorHAnsi" w:hAnsiTheme="minorHAnsi" w:hint="eastAsia"/>
        </w:rPr>
        <w:tab/>
      </w:r>
      <m:oMath>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r>
          <m:rPr>
            <m:sty m:val="p"/>
          </m:rPr>
          <w:rPr>
            <w:rFonts w:ascii="Cambria Math" w:hAnsi="Cambria Math" w:hint="eastAsia"/>
          </w:rPr>
          <m:t>=</m:t>
        </m:r>
        <m:r>
          <m:rPr>
            <m:sty m:val="p"/>
          </m:rPr>
          <w:rPr>
            <w:rFonts w:ascii="Cambria Math" w:eastAsia="MS Mincho" w:hAnsi="Cambria Math" w:cs="MS Mincho"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oMath>
      <w:r w:rsidRPr="009B5326">
        <w:rPr>
          <w:rFonts w:asciiTheme="minorHAnsi" w:hAnsiTheme="minorHAnsi" w:hint="eastAsia"/>
        </w:rPr>
        <w:tab/>
      </w:r>
      <w:r w:rsidR="00DF2265" w:rsidRPr="009B5326">
        <w:rPr>
          <w:rFonts w:hint="eastAsia"/>
        </w:rPr>
        <w:t>（4.1</w:t>
      </w:r>
      <w:r w:rsidRPr="009B5326">
        <w:rPr>
          <w:rFonts w:hint="eastAsia"/>
        </w:rPr>
        <w:t>2</w:t>
      </w:r>
      <w:r w:rsidR="00DF2265" w:rsidRPr="009B5326">
        <w:rPr>
          <w:rFonts w:hint="eastAsia"/>
        </w:rPr>
        <w:t>）</w:t>
      </w:r>
    </w:p>
    <w:p w14:paraId="51604ABA" w14:textId="77777777" w:rsidR="00DF2265" w:rsidRPr="009B5326" w:rsidRDefault="00DF2265" w:rsidP="009B5326">
      <w:pPr>
        <w:pStyle w:val="ad"/>
      </w:pPr>
      <w:r w:rsidRPr="009B5326">
        <w:rPr>
          <w:rFonts w:hint="eastAsia"/>
        </w:rPr>
        <w:t>则</w:t>
      </w:r>
      <w:r w:rsidR="00852D4B" w:rsidRPr="009B5326">
        <w:rPr>
          <w:rFonts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00852D4B" w:rsidRPr="009B5326">
        <w:rPr>
          <w:rFonts w:hint="eastAsia"/>
        </w:rPr>
        <w:tab/>
      </w:r>
      <w:r w:rsidRPr="009B5326">
        <w:rPr>
          <w:rFonts w:hint="eastAsia"/>
        </w:rPr>
        <w:t>（4.1</w:t>
      </w:r>
      <w:r w:rsidR="00852D4B" w:rsidRPr="009B5326">
        <w:rPr>
          <w:rFonts w:hint="eastAsia"/>
        </w:rPr>
        <w:t>3</w:t>
      </w:r>
      <w:r w:rsidRPr="009B5326">
        <w:rPr>
          <w:rFonts w:hint="eastAsia"/>
        </w:rPr>
        <w:t>）</w:t>
      </w:r>
    </w:p>
    <w:p w14:paraId="761F90C4" w14:textId="77777777" w:rsidR="00DF2265" w:rsidRPr="009B5326" w:rsidRDefault="00DF2265" w:rsidP="009B5326">
      <w:pPr>
        <w:spacing w:line="360" w:lineRule="auto"/>
        <w:rPr>
          <w:sz w:val="24"/>
          <w:szCs w:val="24"/>
        </w:rPr>
      </w:pPr>
      <w:r w:rsidRPr="009B5326">
        <w:rPr>
          <w:rFonts w:hint="eastAsia"/>
          <w:sz w:val="24"/>
          <w:szCs w:val="24"/>
        </w:rPr>
        <w:t>由此可得隐含层任一神经元</w:t>
      </w:r>
      <m:oMath>
        <m:r>
          <w:rPr>
            <w:rFonts w:ascii="Cambria Math" w:hAnsi="Cambria Math"/>
            <w:sz w:val="24"/>
            <w:szCs w:val="24"/>
          </w:rPr>
          <m:t>i</m:t>
        </m:r>
      </m:oMath>
      <w:r w:rsidRPr="009B5326">
        <w:rPr>
          <w:rFonts w:hint="eastAsia"/>
          <w:sz w:val="24"/>
          <w:szCs w:val="24"/>
        </w:rPr>
        <w:t>的权值修正公式可写为</w:t>
      </w:r>
    </w:p>
    <w:p w14:paraId="3401AF2F" w14:textId="77777777" w:rsidR="00DF2265" w:rsidRPr="009B5326" w:rsidRDefault="00852D4B" w:rsidP="009B5326">
      <w:pPr>
        <w:pStyle w:val="ad"/>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r>
          <m:rPr>
            <m:sty m:val="p"/>
          </m:rPr>
          <w:rPr>
            <w:rFonts w:ascii="Cambria Math" w:hAnsi="Cambria Math" w:hint="eastAsia"/>
          </w:rPr>
          <m:t>=</m:t>
        </m:r>
        <m:r>
          <w:rPr>
            <w:rFonts w:ascii="Cambria Math" w:hAnsi="Cambria Math"/>
          </w:rPr>
          <m:t>ξ</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DF2265" w:rsidRPr="009B5326">
        <w:rPr>
          <w:rFonts w:hint="eastAsia"/>
        </w:rPr>
        <w:t>（4.1</w:t>
      </w:r>
      <w:r w:rsidRPr="009B5326">
        <w:rPr>
          <w:rFonts w:hint="eastAsia"/>
        </w:rPr>
        <w:t>4</w:t>
      </w:r>
      <w:r w:rsidR="00DF2265" w:rsidRPr="009B5326">
        <w:rPr>
          <w:rFonts w:hint="eastAsia"/>
        </w:rPr>
        <w:t>）</w:t>
      </w:r>
    </w:p>
    <w:p w14:paraId="3FAA5AD7" w14:textId="77777777"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4.9</w:t>
      </w:r>
      <w:r w:rsidRPr="009B5326">
        <w:rPr>
          <w:rFonts w:hint="eastAsia"/>
          <w:sz w:val="24"/>
          <w:szCs w:val="24"/>
        </w:rPr>
        <w:t>）可知，输出层任一神经元</w:t>
      </w:r>
      <m:oMath>
        <m:r>
          <w:rPr>
            <w:rFonts w:ascii="Cambria Math" w:hAnsi="Cambria Math" w:hint="eastAsia"/>
            <w:sz w:val="24"/>
            <w:szCs w:val="24"/>
          </w:rPr>
          <m:t>k</m:t>
        </m:r>
      </m:oMath>
      <w:r w:rsidRPr="009B5326">
        <w:rPr>
          <w:rFonts w:hint="eastAsia"/>
          <w:sz w:val="24"/>
          <w:szCs w:val="24"/>
        </w:rPr>
        <w:t>的权值增量为</w:t>
      </w:r>
    </w:p>
    <w:p w14:paraId="056BCFDD" w14:textId="77777777" w:rsidR="00BA053E" w:rsidRPr="009B5326" w:rsidRDefault="00852D4B" w:rsidP="009B5326">
      <w:pPr>
        <w:pStyle w:val="ad"/>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5</w:t>
      </w:r>
      <w:r w:rsidR="00BA053E" w:rsidRPr="009B5326">
        <w:rPr>
          <w:rFonts w:hint="eastAsia"/>
        </w:rPr>
        <w:t>）</w:t>
      </w:r>
    </w:p>
    <w:p w14:paraId="1411F807" w14:textId="77777777"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4</w:t>
      </w:r>
      <w:r w:rsidRPr="009B5326">
        <w:rPr>
          <w:rFonts w:hint="eastAsia"/>
          <w:sz w:val="24"/>
          <w:szCs w:val="24"/>
        </w:rPr>
        <w:t>）可知，隐含层任一神经元</w:t>
      </w:r>
      <m:oMath>
        <m:r>
          <w:rPr>
            <w:rFonts w:ascii="Cambria Math" w:hAnsi="Cambria Math" w:hint="eastAsia"/>
            <w:sz w:val="24"/>
            <w:szCs w:val="24"/>
          </w:rPr>
          <m:t>i</m:t>
        </m:r>
      </m:oMath>
      <w:r w:rsidRPr="009B5326">
        <w:rPr>
          <w:rFonts w:hint="eastAsia"/>
          <w:sz w:val="24"/>
          <w:szCs w:val="24"/>
        </w:rPr>
        <w:t>的权值增量为</w:t>
      </w:r>
    </w:p>
    <w:p w14:paraId="1064D480" w14:textId="77777777" w:rsidR="00BA053E" w:rsidRPr="009B5326" w:rsidRDefault="00852D4B" w:rsidP="009B5326">
      <w:pPr>
        <w:pStyle w:val="ad"/>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ij</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6</w:t>
      </w:r>
      <w:r w:rsidR="00BA053E" w:rsidRPr="009B5326">
        <w:rPr>
          <w:rFonts w:hint="eastAsia"/>
        </w:rPr>
        <w:t>）</w:t>
      </w:r>
    </w:p>
    <w:p w14:paraId="0738EF92" w14:textId="77777777"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5</w:t>
      </w:r>
      <w:r w:rsidRPr="009B5326">
        <w:rPr>
          <w:rFonts w:hint="eastAsia"/>
          <w:sz w:val="24"/>
          <w:szCs w:val="24"/>
        </w:rPr>
        <w:t>）和式（</w:t>
      </w:r>
      <w:r w:rsidRPr="009B5326">
        <w:rPr>
          <w:rFonts w:hint="eastAsia"/>
          <w:sz w:val="24"/>
          <w:szCs w:val="24"/>
        </w:rPr>
        <w:t>4.1</w:t>
      </w:r>
      <w:r w:rsidR="00852D4B" w:rsidRPr="009B5326">
        <w:rPr>
          <w:rFonts w:hint="eastAsia"/>
          <w:sz w:val="24"/>
          <w:szCs w:val="24"/>
        </w:rPr>
        <w:t>6</w:t>
      </w:r>
      <w:r w:rsidRPr="009B5326">
        <w:rPr>
          <w:rFonts w:hint="eastAsia"/>
          <w:sz w:val="24"/>
          <w:szCs w:val="24"/>
        </w:rPr>
        <w:t>）可知，对于某一给定的训练集</w:t>
      </w:r>
      <m:oMath>
        <m:r>
          <w:rPr>
            <w:rFonts w:ascii="Cambria Math" w:hAnsi="Cambria Math" w:hint="eastAsia"/>
            <w:sz w:val="24"/>
            <w:szCs w:val="24"/>
          </w:rPr>
          <m:t>p</m:t>
        </m:r>
      </m:oMath>
      <w:r w:rsidRPr="009B5326">
        <w:rPr>
          <w:rFonts w:hint="eastAsia"/>
          <w:sz w:val="24"/>
          <w:szCs w:val="24"/>
        </w:rPr>
        <w:t>，在网络训练的过程中，会根据误差的要求来调整每一层网络的加权值，以使其满足实际要求</w:t>
      </w:r>
      <w:r w:rsidR="00852D4B" w:rsidRPr="009B5326">
        <w:rPr>
          <w:rFonts w:hint="eastAsia"/>
          <w:sz w:val="24"/>
          <w:szCs w:val="24"/>
        </w:rPr>
        <w:t>；再对于令一训练集，按照同样的方法来调整加权值，直到在整个一组训练集都训练</w:t>
      </w:r>
      <w:r w:rsidR="00852D4B" w:rsidRPr="009B5326">
        <w:rPr>
          <w:rFonts w:hint="eastAsia"/>
          <w:sz w:val="24"/>
          <w:szCs w:val="24"/>
        </w:rPr>
        <w:lastRenderedPageBreak/>
        <w:t>完成的情况下，并且误差都满足要求。</w:t>
      </w:r>
    </w:p>
    <w:p w14:paraId="2E4B68F1" w14:textId="77777777" w:rsidR="00852D4B" w:rsidRPr="009B5326" w:rsidRDefault="00852D4B" w:rsidP="009B5326">
      <w:pPr>
        <w:spacing w:line="360" w:lineRule="auto"/>
        <w:ind w:firstLine="420"/>
        <w:rPr>
          <w:sz w:val="24"/>
          <w:szCs w:val="24"/>
        </w:rPr>
      </w:pPr>
      <w:r w:rsidRPr="009B5326">
        <w:rPr>
          <w:rFonts w:hint="eastAsia"/>
          <w:sz w:val="24"/>
          <w:szCs w:val="24"/>
        </w:rPr>
        <w:t>综上所述，</w:t>
      </w:r>
      <w:r w:rsidRPr="009B5326">
        <w:rPr>
          <w:rFonts w:hint="eastAsia"/>
          <w:sz w:val="24"/>
          <w:szCs w:val="24"/>
        </w:rPr>
        <w:t>BP</w:t>
      </w:r>
      <w:r w:rsidRPr="009B5326">
        <w:rPr>
          <w:rFonts w:hint="eastAsia"/>
          <w:sz w:val="24"/>
          <w:szCs w:val="24"/>
        </w:rPr>
        <w:t>网络学习算法的实现可总结为以下步骤</w:t>
      </w:r>
    </w:p>
    <w:p w14:paraId="1E05A22C" w14:textId="77777777" w:rsidR="00852D4B" w:rsidRPr="009B5326" w:rsidRDefault="00852D4B" w:rsidP="009B5326">
      <w:pPr>
        <w:pStyle w:val="a8"/>
        <w:numPr>
          <w:ilvl w:val="0"/>
          <w:numId w:val="10"/>
        </w:numPr>
        <w:spacing w:line="360" w:lineRule="auto"/>
        <w:ind w:firstLineChars="0"/>
        <w:rPr>
          <w:sz w:val="24"/>
          <w:szCs w:val="24"/>
        </w:rPr>
      </w:pPr>
      <w:r w:rsidRPr="009B5326">
        <w:rPr>
          <w:rFonts w:hint="eastAsia"/>
          <w:sz w:val="24"/>
          <w:szCs w:val="24"/>
        </w:rPr>
        <w:t>初始化网络的所有加权值和阀值；</w:t>
      </w:r>
    </w:p>
    <w:p w14:paraId="592B2370" w14:textId="77777777" w:rsidR="00852D4B" w:rsidRPr="009B5326" w:rsidRDefault="00CC3259" w:rsidP="009B5326">
      <w:pPr>
        <w:pStyle w:val="a8"/>
        <w:numPr>
          <w:ilvl w:val="0"/>
          <w:numId w:val="10"/>
        </w:numPr>
        <w:spacing w:line="360" w:lineRule="auto"/>
        <w:ind w:firstLineChars="0"/>
        <w:rPr>
          <w:sz w:val="24"/>
          <w:szCs w:val="24"/>
        </w:rPr>
      </w:pPr>
      <w:r w:rsidRPr="009B5326">
        <w:rPr>
          <w:rFonts w:hint="eastAsia"/>
          <w:sz w:val="24"/>
          <w:szCs w:val="24"/>
        </w:rPr>
        <w:t>给出网络的训练集，即输入向量（</w:t>
      </w:r>
      <m:oMath>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1</m:t>
            </m:r>
          </m:sup>
        </m:sSup>
        <m:r>
          <m:rPr>
            <m:sty m:val="bi"/>
          </m:rPr>
          <w:rPr>
            <w:rFonts w:ascii="Cambria Math" w:hAnsi="Cambria Math"/>
            <w:sz w:val="24"/>
            <w:szCs w:val="24"/>
          </w:rPr>
          <m:t>,</m:t>
        </m:r>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p</m:t>
            </m:r>
          </m:sup>
        </m:sSup>
      </m:oMath>
      <w:r w:rsidRPr="009B5326">
        <w:rPr>
          <w:rFonts w:hint="eastAsia"/>
          <w:sz w:val="24"/>
          <w:szCs w:val="24"/>
        </w:rPr>
        <w:t>）和网络的目标输出（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1</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n</m:t>
            </m:r>
          </m:sup>
        </m:sSup>
      </m:oMath>
      <w:r w:rsidRPr="009B5326">
        <w:rPr>
          <w:rFonts w:hint="eastAsia"/>
          <w:sz w:val="24"/>
          <w:szCs w:val="24"/>
        </w:rPr>
        <w:t>）；</w:t>
      </w:r>
    </w:p>
    <w:p w14:paraId="66FB5507" w14:textId="77777777" w:rsidR="00CC3259" w:rsidRPr="009B5326" w:rsidRDefault="00CC3259" w:rsidP="009B5326">
      <w:pPr>
        <w:pStyle w:val="a8"/>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4.3</w:t>
      </w:r>
      <w:r w:rsidRPr="009B5326">
        <w:rPr>
          <w:rFonts w:hint="eastAsia"/>
          <w:sz w:val="24"/>
          <w:szCs w:val="24"/>
        </w:rPr>
        <w:t>）和（</w:t>
      </w:r>
      <w:r w:rsidRPr="009B5326">
        <w:rPr>
          <w:rFonts w:hint="eastAsia"/>
          <w:sz w:val="24"/>
          <w:szCs w:val="24"/>
        </w:rPr>
        <w:t>4.5</w:t>
      </w:r>
      <w:r w:rsidRPr="009B5326">
        <w:rPr>
          <w:rFonts w:hint="eastAsia"/>
          <w:sz w:val="24"/>
          <w:szCs w:val="24"/>
        </w:rPr>
        <w:t>）计算隐含层和输出层个神经元的输出；</w:t>
      </w:r>
    </w:p>
    <w:p w14:paraId="52F9E979" w14:textId="77777777" w:rsidR="00CC3259" w:rsidRPr="009B5326" w:rsidRDefault="00CC3259" w:rsidP="009B5326">
      <w:pPr>
        <w:pStyle w:val="a8"/>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4.6</w:t>
      </w:r>
      <w:r w:rsidRPr="009B5326">
        <w:rPr>
          <w:rFonts w:hint="eastAsia"/>
          <w:sz w:val="24"/>
          <w:szCs w:val="24"/>
        </w:rPr>
        <w:t>）计算实际输出与目标输出的误差；</w:t>
      </w:r>
    </w:p>
    <w:p w14:paraId="587EB16E" w14:textId="77777777" w:rsidR="00CC3259" w:rsidRPr="009B5326" w:rsidRDefault="00CC3259" w:rsidP="009B5326">
      <w:pPr>
        <w:pStyle w:val="a8"/>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4.15</w:t>
      </w:r>
      <w:r w:rsidRPr="009B5326">
        <w:rPr>
          <w:rFonts w:hint="eastAsia"/>
          <w:sz w:val="24"/>
          <w:szCs w:val="24"/>
        </w:rPr>
        <w:t>）和（</w:t>
      </w:r>
      <w:r w:rsidRPr="009B5326">
        <w:rPr>
          <w:rFonts w:hint="eastAsia"/>
          <w:sz w:val="24"/>
          <w:szCs w:val="24"/>
        </w:rPr>
        <w:t>4.16</w:t>
      </w:r>
      <w:r w:rsidRPr="009B5326">
        <w:rPr>
          <w:rFonts w:hint="eastAsia"/>
          <w:sz w:val="24"/>
          <w:szCs w:val="24"/>
        </w:rPr>
        <w:t>）调整输出层和隐含层的加权值；</w:t>
      </w:r>
    </w:p>
    <w:p w14:paraId="0F69A713" w14:textId="77777777" w:rsidR="00852D4B" w:rsidRPr="009B5326" w:rsidRDefault="00CC3259" w:rsidP="009B5326">
      <w:pPr>
        <w:pStyle w:val="a8"/>
        <w:numPr>
          <w:ilvl w:val="0"/>
          <w:numId w:val="10"/>
        </w:numPr>
        <w:spacing w:line="360" w:lineRule="auto"/>
        <w:ind w:firstLineChars="0"/>
        <w:rPr>
          <w:sz w:val="24"/>
          <w:szCs w:val="24"/>
        </w:rPr>
      </w:pPr>
      <w:r w:rsidRPr="009B5326">
        <w:rPr>
          <w:rFonts w:hint="eastAsia"/>
          <w:sz w:val="24"/>
          <w:szCs w:val="24"/>
        </w:rPr>
        <w:t>返回到第（</w:t>
      </w:r>
      <w:r w:rsidRPr="009B5326">
        <w:rPr>
          <w:rFonts w:hint="eastAsia"/>
          <w:sz w:val="24"/>
          <w:szCs w:val="24"/>
        </w:rPr>
        <w:t>3</w:t>
      </w:r>
      <w:r w:rsidRPr="009B5326">
        <w:rPr>
          <w:rFonts w:hint="eastAsia"/>
          <w:sz w:val="24"/>
          <w:szCs w:val="24"/>
        </w:rPr>
        <w:t>）步，直到误差满足要求；</w:t>
      </w:r>
    </w:p>
    <w:p w14:paraId="633B3CC5" w14:textId="77777777" w:rsidR="009B5326" w:rsidRPr="009B5326" w:rsidRDefault="009B5326" w:rsidP="009B5326">
      <w:pPr>
        <w:spacing w:line="360" w:lineRule="auto"/>
        <w:ind w:left="420"/>
        <w:rPr>
          <w:sz w:val="24"/>
          <w:szCs w:val="24"/>
        </w:rPr>
      </w:pPr>
      <w:r w:rsidRPr="009B5326">
        <w:rPr>
          <w:rFonts w:hint="eastAsia"/>
          <w:sz w:val="24"/>
          <w:szCs w:val="24"/>
        </w:rPr>
        <w:t>上述算法计算步骤可用流程图表示为图</w:t>
      </w:r>
      <w:r w:rsidRPr="009B5326">
        <w:rPr>
          <w:rFonts w:hint="eastAsia"/>
          <w:sz w:val="24"/>
          <w:szCs w:val="24"/>
        </w:rPr>
        <w:t>4.2</w:t>
      </w:r>
      <w:r w:rsidRPr="009B5326">
        <w:rPr>
          <w:rFonts w:hint="eastAsia"/>
          <w:sz w:val="24"/>
          <w:szCs w:val="24"/>
        </w:rPr>
        <w:t>。</w:t>
      </w:r>
    </w:p>
    <w:p w14:paraId="72974C99" w14:textId="77777777" w:rsidR="009B5326" w:rsidRDefault="008D1A6F" w:rsidP="009B5326">
      <w:pPr>
        <w:ind w:left="420"/>
        <w:jc w:val="center"/>
        <w:rPr>
          <w:sz w:val="24"/>
          <w:szCs w:val="24"/>
        </w:rPr>
      </w:pPr>
      <w:r>
        <w:rPr>
          <w:sz w:val="24"/>
          <w:szCs w:val="24"/>
        </w:rPr>
        <w:object w:dxaOrig="4110" w:dyaOrig="8490" w14:anchorId="345E0AA6">
          <v:shape id="_x0000_i1037" type="#_x0000_t75" style="width:192.25pt;height:405.5pt" o:ole="">
            <v:imagedata r:id="rId59" o:title="" croptop="3937f" cropbottom="4284f" cropright="9567f"/>
          </v:shape>
          <o:OLEObject Type="Embed" ProgID="Visio.Drawing.15" ShapeID="_x0000_i1037" DrawAspect="Content" ObjectID="_1645864374" r:id="rId60"/>
        </w:object>
      </w:r>
    </w:p>
    <w:p w14:paraId="31626D2A" w14:textId="77777777" w:rsidR="009B5326" w:rsidRPr="00407C4E" w:rsidRDefault="009B5326" w:rsidP="009B5326">
      <w:pPr>
        <w:ind w:left="420"/>
        <w:jc w:val="center"/>
        <w:rPr>
          <w:rFonts w:asciiTheme="minorEastAsia" w:hAnsiTheme="minorEastAsia"/>
          <w:b/>
          <w:szCs w:val="21"/>
        </w:rPr>
      </w:pPr>
      <w:r w:rsidRPr="00407C4E">
        <w:rPr>
          <w:rFonts w:asciiTheme="minorEastAsia" w:hAnsiTheme="minorEastAsia" w:hint="eastAsia"/>
          <w:b/>
          <w:szCs w:val="21"/>
        </w:rPr>
        <w:t>图4.2 BP算法计算流程图</w:t>
      </w:r>
    </w:p>
    <w:p w14:paraId="2802A72C" w14:textId="77777777" w:rsidR="0051008F" w:rsidRPr="006D1E40" w:rsidRDefault="00EA4DB5" w:rsidP="006D1E40">
      <w:pPr>
        <w:spacing w:line="360" w:lineRule="auto"/>
        <w:rPr>
          <w:rFonts w:asciiTheme="minorEastAsia" w:hAnsiTheme="minorEastAsia"/>
          <w:sz w:val="24"/>
          <w:szCs w:val="24"/>
        </w:rPr>
      </w:pPr>
      <w:r w:rsidRPr="00672E98">
        <w:rPr>
          <w:rFonts w:asciiTheme="minorEastAsia" w:hAnsiTheme="minorEastAsia" w:hint="eastAsia"/>
          <w:sz w:val="24"/>
          <w:szCs w:val="24"/>
        </w:rPr>
        <w:tab/>
      </w:r>
      <w:r w:rsidR="00672E98" w:rsidRPr="00672E98">
        <w:rPr>
          <w:rFonts w:asciiTheme="minorEastAsia" w:hAnsiTheme="minorEastAsia" w:hint="eastAsia"/>
          <w:sz w:val="24"/>
          <w:szCs w:val="24"/>
        </w:rPr>
        <w:t>由以上分析已知BP神经网络计算步骤，可以基于</w:t>
      </w:r>
      <m:oMath>
        <m:r>
          <w:rPr>
            <w:rFonts w:ascii="Cambria Math" w:hAnsi="Cambria Math"/>
            <w:sz w:val="24"/>
            <w:szCs w:val="24"/>
          </w:rPr>
          <m:t>m</m:t>
        </m:r>
      </m:oMath>
      <w:r w:rsidR="00672E98" w:rsidRPr="00672E98">
        <w:rPr>
          <w:rFonts w:asciiTheme="minorEastAsia" w:hAnsiTheme="minorEastAsia" w:hint="eastAsia"/>
          <w:sz w:val="24"/>
          <w:szCs w:val="24"/>
        </w:rPr>
        <w:t>语言编写来实现BP神经</w:t>
      </w:r>
      <w:r w:rsidR="00672E98" w:rsidRPr="00672E98">
        <w:rPr>
          <w:rFonts w:asciiTheme="minorEastAsia" w:hAnsiTheme="minorEastAsia" w:hint="eastAsia"/>
          <w:sz w:val="24"/>
          <w:szCs w:val="24"/>
        </w:rPr>
        <w:lastRenderedPageBreak/>
        <w:t>网络的建立，但是为了避免BP神经网络代码繁琐的编写过程，matlab提供了神经网络工具箱，并且具有图形用户界面，方便了人机交互。</w:t>
      </w:r>
    </w:p>
    <w:p w14:paraId="08D3FE55" w14:textId="77777777" w:rsidR="006F66E8" w:rsidRPr="00BA4BF3" w:rsidRDefault="006F66E8" w:rsidP="009474C7">
      <w:pPr>
        <w:pStyle w:val="2"/>
        <w:rPr>
          <w:rFonts w:ascii="黑体" w:hAnsi="黑体"/>
          <w:sz w:val="28"/>
          <w:szCs w:val="28"/>
        </w:rPr>
      </w:pPr>
      <w:bookmarkStart w:id="72" w:name="_Toc34901677"/>
      <w:r w:rsidRPr="00BA4BF3">
        <w:rPr>
          <w:rFonts w:ascii="黑体" w:hAnsi="黑体" w:hint="eastAsia"/>
          <w:sz w:val="28"/>
          <w:szCs w:val="28"/>
        </w:rPr>
        <w:t>4.</w:t>
      </w:r>
      <w:r w:rsidR="009474C7" w:rsidRPr="00BA4BF3">
        <w:rPr>
          <w:rFonts w:ascii="黑体" w:hAnsi="黑体" w:hint="eastAsia"/>
          <w:sz w:val="28"/>
          <w:szCs w:val="28"/>
        </w:rPr>
        <w:t>2</w:t>
      </w:r>
      <w:r w:rsidRPr="00BA4BF3">
        <w:rPr>
          <w:rFonts w:ascii="黑体" w:hAnsi="黑体" w:hint="eastAsia"/>
          <w:sz w:val="28"/>
          <w:szCs w:val="28"/>
        </w:rPr>
        <w:t>电流环PI控制器设计</w:t>
      </w:r>
      <w:bookmarkEnd w:id="72"/>
    </w:p>
    <w:p w14:paraId="47D0B0F6" w14:textId="77777777" w:rsidR="009474C7" w:rsidRPr="005F389B" w:rsidRDefault="009474C7" w:rsidP="005F389B">
      <w:pPr>
        <w:spacing w:line="360" w:lineRule="auto"/>
        <w:ind w:firstLineChars="200" w:firstLine="480"/>
        <w:rPr>
          <w:rFonts w:asciiTheme="minorEastAsia" w:hAnsiTheme="minorEastAsia"/>
          <w:sz w:val="24"/>
          <w:szCs w:val="24"/>
        </w:rPr>
      </w:pPr>
      <w:r w:rsidRPr="005F389B">
        <w:rPr>
          <w:rFonts w:asciiTheme="minorEastAsia" w:hAnsiTheme="minorEastAsia"/>
          <w:sz w:val="24"/>
          <w:szCs w:val="24"/>
        </w:rPr>
        <w:t>控制系统中</w:t>
      </w:r>
      <w:r w:rsidRPr="005F389B">
        <w:rPr>
          <w:rFonts w:asciiTheme="minorEastAsia" w:hAnsiTheme="minorEastAsia" w:hint="eastAsia"/>
          <w:sz w:val="24"/>
          <w:szCs w:val="24"/>
        </w:rPr>
        <w:t>，</w:t>
      </w:r>
      <w:r w:rsidRPr="005F389B">
        <w:rPr>
          <w:rFonts w:asciiTheme="minorEastAsia" w:hAnsiTheme="minorEastAsia"/>
          <w:sz w:val="24"/>
          <w:szCs w:val="24"/>
        </w:rPr>
        <w:t>电流环是系统双闭环控制的内环</w:t>
      </w:r>
      <w:r w:rsidRPr="005F389B">
        <w:rPr>
          <w:rFonts w:asciiTheme="minorEastAsia" w:hAnsiTheme="minorEastAsia" w:hint="eastAsia"/>
          <w:sz w:val="24"/>
          <w:szCs w:val="24"/>
        </w:rPr>
        <w:t>，其主要作用是为了实现控制过程中电机的快速响应，使得电流在控制中变化平稳，不会出现</w:t>
      </w:r>
      <w:r w:rsidR="003C071B">
        <w:rPr>
          <w:rFonts w:asciiTheme="minorEastAsia" w:hAnsiTheme="minorEastAsia" w:hint="eastAsia"/>
          <w:sz w:val="24"/>
          <w:szCs w:val="24"/>
        </w:rPr>
        <w:t>过</w:t>
      </w:r>
      <w:r w:rsidRPr="005F389B">
        <w:rPr>
          <w:rFonts w:asciiTheme="minorEastAsia" w:hAnsiTheme="minorEastAsia" w:hint="eastAsia"/>
          <w:sz w:val="24"/>
          <w:szCs w:val="24"/>
        </w:rPr>
        <w:t>大的超调</w:t>
      </w:r>
      <w:r w:rsidR="009630D2">
        <w:rPr>
          <w:rFonts w:asciiTheme="minorEastAsia" w:hAnsiTheme="minorEastAsia" w:hint="eastAsia"/>
          <w:sz w:val="24"/>
          <w:szCs w:val="24"/>
        </w:rPr>
        <w:t>，而且希望在负载突变的时候波动量与</w:t>
      </w:r>
      <w:r w:rsidR="00F73B1B" w:rsidRPr="005F389B">
        <w:rPr>
          <w:rFonts w:asciiTheme="minorEastAsia" w:hAnsiTheme="minorEastAsia" w:hint="eastAsia"/>
          <w:sz w:val="24"/>
          <w:szCs w:val="24"/>
        </w:rPr>
        <w:t>超调量尽可能小。由于系统采用</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F73B1B" w:rsidRPr="005F389B">
        <w:rPr>
          <w:rFonts w:asciiTheme="minorEastAsia" w:hAnsiTheme="minorEastAsia" w:hint="eastAsia"/>
          <w:sz w:val="24"/>
          <w:szCs w:val="24"/>
        </w:rPr>
        <w:t>的控制方式，并且电流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F73B1B" w:rsidRPr="005F389B">
        <w:rPr>
          <w:rFonts w:asciiTheme="minorEastAsia" w:hAnsiTheme="minorEastAsia"/>
          <w:sz w:val="24"/>
          <w:szCs w:val="24"/>
        </w:rPr>
        <w:t>参考值</w:t>
      </w:r>
      <w:r w:rsidR="00F73B1B" w:rsidRPr="005F389B">
        <w:rPr>
          <w:rFonts w:asciiTheme="minorEastAsia" w:hAnsiTheme="minorEastAsia" w:hint="eastAsia"/>
          <w:sz w:val="24"/>
          <w:szCs w:val="24"/>
        </w:rPr>
        <w:t>是由速度外环PI调节器的输出给定，所以d、q轴两个电流环PI控制器模型相同，只是比例与积分系数有所不同。</w:t>
      </w:r>
    </w:p>
    <w:p w14:paraId="2C219C0B" w14:textId="77777777" w:rsidR="00F73B1B" w:rsidRDefault="005F389B" w:rsidP="00F73B1B">
      <w:pPr>
        <w:jc w:val="center"/>
      </w:pPr>
      <w:r>
        <w:rPr>
          <w:noProof/>
        </w:rPr>
        <w:drawing>
          <wp:inline distT="0" distB="0" distL="0" distR="0" wp14:anchorId="16CB4D76" wp14:editId="10676277">
            <wp:extent cx="5255168" cy="1499191"/>
            <wp:effectExtent l="0" t="0" r="317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8572" b="24286"/>
                    <a:stretch/>
                  </pic:blipFill>
                  <pic:spPr bwMode="auto">
                    <a:xfrm>
                      <a:off x="0" y="0"/>
                      <a:ext cx="5274310" cy="1504652"/>
                    </a:xfrm>
                    <a:prstGeom prst="rect">
                      <a:avLst/>
                    </a:prstGeom>
                    <a:ln>
                      <a:noFill/>
                    </a:ln>
                    <a:extLst>
                      <a:ext uri="{53640926-AAD7-44D8-BBD7-CCE9431645EC}">
                        <a14:shadowObscured xmlns:a14="http://schemas.microsoft.com/office/drawing/2010/main"/>
                      </a:ext>
                    </a:extLst>
                  </pic:spPr>
                </pic:pic>
              </a:graphicData>
            </a:graphic>
          </wp:inline>
        </w:drawing>
      </w:r>
    </w:p>
    <w:p w14:paraId="206C2133" w14:textId="77777777" w:rsidR="00F73B1B" w:rsidRPr="00407C4E" w:rsidRDefault="00F73B1B" w:rsidP="00F73B1B">
      <w:pPr>
        <w:jc w:val="center"/>
        <w:rPr>
          <w:rFonts w:asciiTheme="minorEastAsia" w:hAnsiTheme="minorEastAsia"/>
          <w:b/>
        </w:rPr>
      </w:pPr>
      <w:r w:rsidRPr="00407C4E">
        <w:rPr>
          <w:rFonts w:asciiTheme="minorEastAsia" w:hAnsiTheme="minorEastAsia" w:hint="eastAsia"/>
          <w:b/>
        </w:rPr>
        <w:t>图4.3 电流环PI控制器</w:t>
      </w:r>
    </w:p>
    <w:p w14:paraId="6F4254C7" w14:textId="77777777" w:rsidR="005F389B" w:rsidRDefault="005F389B" w:rsidP="005F389B">
      <w:pPr>
        <w:spacing w:line="360" w:lineRule="auto"/>
        <w:ind w:firstLineChars="200" w:firstLine="480"/>
      </w:pPr>
      <w:r w:rsidRPr="005F389B">
        <w:rPr>
          <w:rFonts w:asciiTheme="minorEastAsia" w:hAnsiTheme="minorEastAsia" w:hint="eastAsia"/>
          <w:sz w:val="24"/>
          <w:szCs w:val="24"/>
        </w:rPr>
        <w:t>本设计电流环采用PI调节的方式，仿真模型如图4.3所示。其中，输入端Error为给定的电流与反馈电流的差值，Saturation控制PI调节器输出的上下限，起到限幅的作用，防止PI调节器输出有过大的超调量。此PI调节器的输出为两相旋转坐标系下电压矢量在d、q轴的电压分量。</w:t>
      </w:r>
    </w:p>
    <w:p w14:paraId="5EBB396C" w14:textId="77777777" w:rsidR="005F389B" w:rsidRDefault="005F389B" w:rsidP="005F389B">
      <w:pPr>
        <w:pStyle w:val="2"/>
        <w:rPr>
          <w:rFonts w:ascii="黑体" w:hAnsi="黑体"/>
          <w:sz w:val="28"/>
          <w:szCs w:val="28"/>
        </w:rPr>
      </w:pPr>
      <w:bookmarkStart w:id="73" w:name="_Toc34901678"/>
      <w:r w:rsidRPr="00BA4BF3">
        <w:rPr>
          <w:rFonts w:ascii="黑体" w:hAnsi="黑体" w:hint="eastAsia"/>
          <w:sz w:val="28"/>
          <w:szCs w:val="28"/>
        </w:rPr>
        <w:t>4.3速度环PI控制器设计</w:t>
      </w:r>
      <w:bookmarkEnd w:id="73"/>
    </w:p>
    <w:p w14:paraId="4F96CA10" w14:textId="77777777" w:rsidR="00407C4E" w:rsidRPr="00407C4E" w:rsidRDefault="00407C4E" w:rsidP="00407C4E">
      <w:pPr>
        <w:spacing w:line="360" w:lineRule="auto"/>
        <w:ind w:firstLineChars="200" w:firstLine="480"/>
        <w:rPr>
          <w:rFonts w:asciiTheme="minorEastAsia" w:hAnsiTheme="minorEastAsia"/>
          <w:sz w:val="24"/>
          <w:szCs w:val="24"/>
        </w:rPr>
      </w:pPr>
      <w:r w:rsidRPr="00570A65">
        <w:rPr>
          <w:rFonts w:asciiTheme="minorEastAsia" w:hAnsiTheme="minorEastAsia"/>
          <w:sz w:val="24"/>
          <w:szCs w:val="24"/>
        </w:rPr>
        <w:t>速度环是系统双闭环控制的外环</w:t>
      </w:r>
      <w:r w:rsidRPr="00570A65">
        <w:rPr>
          <w:rFonts w:asciiTheme="minorEastAsia" w:hAnsiTheme="minorEastAsia" w:hint="eastAsia"/>
          <w:sz w:val="24"/>
          <w:szCs w:val="24"/>
        </w:rPr>
        <w:t>，</w:t>
      </w:r>
      <w:r w:rsidRPr="00570A65">
        <w:rPr>
          <w:rFonts w:asciiTheme="minorEastAsia" w:hAnsiTheme="minorEastAsia"/>
          <w:sz w:val="24"/>
          <w:szCs w:val="24"/>
        </w:rPr>
        <w:t>其作用是使得电机的转速可以快速跟随给定转速</w:t>
      </w:r>
      <w:r w:rsidRPr="00570A65">
        <w:rPr>
          <w:rFonts w:asciiTheme="minorEastAsia" w:hAnsiTheme="minorEastAsia" w:hint="eastAsia"/>
          <w:sz w:val="24"/>
          <w:szCs w:val="24"/>
        </w:rPr>
        <w:t>，</w:t>
      </w:r>
      <w:r w:rsidRPr="00570A65">
        <w:rPr>
          <w:rFonts w:asciiTheme="minorEastAsia" w:hAnsiTheme="minorEastAsia"/>
          <w:sz w:val="24"/>
          <w:szCs w:val="24"/>
        </w:rPr>
        <w:t>减小控制过程中速度的稳态误差</w:t>
      </w:r>
      <w:r w:rsidRPr="00570A65">
        <w:rPr>
          <w:rFonts w:asciiTheme="minorEastAsia" w:hAnsiTheme="minorEastAsia" w:hint="eastAsia"/>
          <w:sz w:val="24"/>
          <w:szCs w:val="24"/>
        </w:rPr>
        <w:t>。速度环PI调节器是根据给定转速和电机实际转速的差值，然后按照一定规律进行调节，最后通过运算调节的结果给定系统所需电流的大小对电机进行控制。速度环的设计应该具有较强的速度跟随能力，当负载发生突变时，转速也应该变化平稳，超调量小。速度环PI控制器如图4.4所示。其中，Error的输入为给定转速与实际的差值，Saturation控制PI调节器输出的上下限，起到限幅的作用，防止PI调节器输出电流指令过大。</w:t>
      </w:r>
    </w:p>
    <w:p w14:paraId="66D29BE1" w14:textId="77777777" w:rsidR="005F389B" w:rsidRDefault="005F389B" w:rsidP="005F389B">
      <w:r>
        <w:rPr>
          <w:noProof/>
        </w:rPr>
        <w:lastRenderedPageBreak/>
        <w:drawing>
          <wp:inline distT="0" distB="0" distL="0" distR="0" wp14:anchorId="6939245A" wp14:editId="50348894">
            <wp:extent cx="5255163" cy="172247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t="14285" b="8571"/>
                    <a:stretch/>
                  </pic:blipFill>
                  <pic:spPr bwMode="auto">
                    <a:xfrm>
                      <a:off x="0" y="0"/>
                      <a:ext cx="5255166" cy="1722476"/>
                    </a:xfrm>
                    <a:prstGeom prst="rect">
                      <a:avLst/>
                    </a:prstGeom>
                    <a:ln>
                      <a:noFill/>
                    </a:ln>
                    <a:extLst>
                      <a:ext uri="{53640926-AAD7-44D8-BBD7-CCE9431645EC}">
                        <a14:shadowObscured xmlns:a14="http://schemas.microsoft.com/office/drawing/2010/main"/>
                      </a:ext>
                    </a:extLst>
                  </pic:spPr>
                </pic:pic>
              </a:graphicData>
            </a:graphic>
          </wp:inline>
        </w:drawing>
      </w:r>
    </w:p>
    <w:p w14:paraId="38B2FF4C" w14:textId="77777777" w:rsidR="005F389B" w:rsidRPr="00407C4E" w:rsidRDefault="005F389B" w:rsidP="005F389B">
      <w:pPr>
        <w:jc w:val="center"/>
        <w:rPr>
          <w:rFonts w:asciiTheme="minorEastAsia" w:hAnsiTheme="minorEastAsia"/>
          <w:b/>
        </w:rPr>
      </w:pPr>
      <w:r w:rsidRPr="00407C4E">
        <w:rPr>
          <w:rFonts w:asciiTheme="minorEastAsia" w:hAnsiTheme="minorEastAsia" w:hint="eastAsia"/>
          <w:b/>
        </w:rPr>
        <w:t>图4.4 速度环PI控制器</w:t>
      </w:r>
    </w:p>
    <w:p w14:paraId="45F8EA6A" w14:textId="77777777" w:rsidR="0051008F" w:rsidRPr="00BA4BF3" w:rsidRDefault="0051008F" w:rsidP="00D707E4">
      <w:pPr>
        <w:pStyle w:val="2"/>
        <w:rPr>
          <w:rFonts w:ascii="黑体" w:hAnsi="黑体"/>
          <w:sz w:val="28"/>
          <w:szCs w:val="28"/>
        </w:rPr>
      </w:pPr>
      <w:bookmarkStart w:id="74" w:name="_Toc34901679"/>
      <w:r w:rsidRPr="00BA4BF3">
        <w:rPr>
          <w:rFonts w:ascii="黑体" w:hAnsi="黑体" w:hint="eastAsia"/>
          <w:sz w:val="28"/>
          <w:szCs w:val="28"/>
        </w:rPr>
        <w:t>4.</w:t>
      </w:r>
      <w:r w:rsidR="009474C7" w:rsidRPr="00BA4BF3">
        <w:rPr>
          <w:rFonts w:ascii="黑体" w:hAnsi="黑体" w:hint="eastAsia"/>
          <w:sz w:val="28"/>
          <w:szCs w:val="28"/>
        </w:rPr>
        <w:t>4</w:t>
      </w:r>
      <w:r w:rsidRPr="00BA4BF3">
        <w:rPr>
          <w:rFonts w:ascii="黑体" w:hAnsi="黑体" w:hint="eastAsia"/>
          <w:sz w:val="28"/>
          <w:szCs w:val="28"/>
        </w:rPr>
        <w:t xml:space="preserve"> </w:t>
      </w:r>
      <w:r w:rsidR="006D1E40" w:rsidRPr="00BA4BF3">
        <w:rPr>
          <w:rFonts w:ascii="黑体" w:hAnsi="黑体" w:hint="eastAsia"/>
          <w:sz w:val="28"/>
          <w:szCs w:val="28"/>
        </w:rPr>
        <w:t>PMSM控制系统设计</w:t>
      </w:r>
      <w:r w:rsidR="00F526B8" w:rsidRPr="00BA4BF3">
        <w:rPr>
          <w:rFonts w:ascii="黑体" w:hAnsi="黑体" w:hint="eastAsia"/>
          <w:sz w:val="28"/>
          <w:szCs w:val="28"/>
        </w:rPr>
        <w:t>与仿真</w:t>
      </w:r>
      <w:bookmarkEnd w:id="74"/>
    </w:p>
    <w:p w14:paraId="7945BC3F" w14:textId="77777777" w:rsidR="00A25DA7" w:rsidRPr="00A25DA7" w:rsidRDefault="00A25DA7" w:rsidP="00A25DA7">
      <w:pPr>
        <w:spacing w:line="360" w:lineRule="auto"/>
        <w:ind w:firstLineChars="200" w:firstLine="480"/>
        <w:rPr>
          <w:rFonts w:asciiTheme="minorEastAsia" w:hAnsiTheme="minorEastAsia"/>
          <w:sz w:val="24"/>
          <w:szCs w:val="24"/>
        </w:rPr>
      </w:pPr>
      <w:r w:rsidRPr="00E22D0E">
        <w:rPr>
          <w:rFonts w:asciiTheme="minorEastAsia" w:hAnsiTheme="minorEastAsia" w:hint="eastAsia"/>
          <w:sz w:val="24"/>
          <w:szCs w:val="24"/>
        </w:rPr>
        <w:t>永磁同步电机（PMSM）在工作过程中的控制特性受温度的影响较大，尤其是在散热条件比较差的工况下。随着温度的升高，电机定子绕组阻值逐渐增大，转子永磁体产生的磁链将逐渐减小，由2.5节PMSM数学模型分析建立可知，阻值与磁链的变化会导致电机电磁转矩出现波动，在长时间工作情况还会出现下降趋势，导致其输出转矩不稳定，影响电机的工作性能。本章在传统PMSM控制系统的基础上，定量分析温度对电机定子绕组与转子磁链的影响，并以BP神经网络为工具，对电机运行过程中损失的转矩给与补偿。</w:t>
      </w:r>
    </w:p>
    <w:p w14:paraId="0353B1A1" w14:textId="77777777" w:rsidR="00D3625C" w:rsidRPr="00BA4BF3" w:rsidRDefault="0051008F" w:rsidP="00D3625C">
      <w:pPr>
        <w:pStyle w:val="3"/>
        <w:rPr>
          <w:rFonts w:ascii="黑体" w:eastAsia="黑体" w:hAnsi="黑体"/>
          <w:sz w:val="24"/>
          <w:szCs w:val="24"/>
        </w:rPr>
      </w:pPr>
      <w:bookmarkStart w:id="75" w:name="_Toc34901680"/>
      <w:r w:rsidRPr="00BA4BF3">
        <w:rPr>
          <w:rFonts w:ascii="黑体" w:eastAsia="黑体" w:hAnsi="黑体" w:hint="eastAsia"/>
          <w:sz w:val="24"/>
          <w:szCs w:val="24"/>
        </w:rPr>
        <w:t>4.</w:t>
      </w:r>
      <w:r w:rsidR="009474C7" w:rsidRPr="00BA4BF3">
        <w:rPr>
          <w:rFonts w:ascii="黑体" w:eastAsia="黑体" w:hAnsi="黑体" w:hint="eastAsia"/>
          <w:sz w:val="24"/>
          <w:szCs w:val="24"/>
        </w:rPr>
        <w:t>4</w:t>
      </w:r>
      <w:r w:rsidRPr="00BA4BF3">
        <w:rPr>
          <w:rFonts w:ascii="黑体" w:eastAsia="黑体" w:hAnsi="黑体" w:hint="eastAsia"/>
          <w:sz w:val="24"/>
          <w:szCs w:val="24"/>
        </w:rPr>
        <w:t>.1 理想状态下电机控制系统设计与仿真</w:t>
      </w:r>
      <w:bookmarkEnd w:id="75"/>
    </w:p>
    <w:p w14:paraId="3CD220F7" w14:textId="77777777" w:rsidR="00D3625C" w:rsidRDefault="0051008F" w:rsidP="00D3625C">
      <w:pPr>
        <w:spacing w:line="360" w:lineRule="auto"/>
        <w:rPr>
          <w:rFonts w:asciiTheme="minorEastAsia" w:hAnsiTheme="minorEastAsia"/>
          <w:sz w:val="24"/>
          <w:szCs w:val="24"/>
        </w:rPr>
      </w:pPr>
      <w:r w:rsidRPr="00D3625C">
        <w:rPr>
          <w:rFonts w:asciiTheme="minorEastAsia" w:hAnsiTheme="minorEastAsia" w:hint="eastAsia"/>
          <w:sz w:val="24"/>
          <w:szCs w:val="24"/>
        </w:rPr>
        <w:tab/>
        <w:t>在理想</w:t>
      </w:r>
      <w:r w:rsidR="00A0488E" w:rsidRPr="00D3625C">
        <w:rPr>
          <w:rFonts w:asciiTheme="minorEastAsia" w:hAnsiTheme="minorEastAsia" w:hint="eastAsia"/>
          <w:sz w:val="24"/>
          <w:szCs w:val="24"/>
        </w:rPr>
        <w:t>情况下，忽略由于温度变化对电机运行产生的影响，</w:t>
      </w:r>
      <w:r w:rsidR="00D707E4" w:rsidRPr="00D3625C">
        <w:rPr>
          <w:rFonts w:asciiTheme="minorEastAsia" w:hAnsiTheme="minorEastAsia" w:hint="eastAsia"/>
          <w:sz w:val="24"/>
          <w:szCs w:val="24"/>
        </w:rPr>
        <w:t>根据3.2节描述</w:t>
      </w:r>
    </w:p>
    <w:p w14:paraId="64477567" w14:textId="77777777" w:rsidR="00D707E4" w:rsidRDefault="00D3625C" w:rsidP="00D3625C">
      <w:pPr>
        <w:spacing w:line="360" w:lineRule="auto"/>
        <w:rPr>
          <w:rFonts w:asciiTheme="minorEastAsia" w:hAnsiTheme="minorEastAsia"/>
          <w:sz w:val="24"/>
          <w:szCs w:val="24"/>
        </w:rPr>
      </w:pPr>
      <w:r>
        <w:rPr>
          <w:rFonts w:asciiTheme="minorEastAsia" w:hAnsiTheme="minorEastAsia" w:hint="eastAsia"/>
          <w:sz w:val="24"/>
          <w:szCs w:val="24"/>
        </w:rPr>
        <w:t>及以上分析搭建PMSM控制系统simulink仿真模型如图4.</w:t>
      </w:r>
      <w:r w:rsidR="009630D2">
        <w:rPr>
          <w:rFonts w:asciiTheme="minorEastAsia" w:hAnsiTheme="minorEastAsia" w:hint="eastAsia"/>
          <w:sz w:val="24"/>
          <w:szCs w:val="24"/>
        </w:rPr>
        <w:t>4</w:t>
      </w:r>
      <w:r>
        <w:rPr>
          <w:rFonts w:asciiTheme="minorEastAsia" w:hAnsiTheme="minorEastAsia" w:hint="eastAsia"/>
          <w:sz w:val="24"/>
          <w:szCs w:val="24"/>
        </w:rPr>
        <w:t>所示。其中，</w:t>
      </w:r>
      <w:r w:rsidR="001745EA">
        <w:rPr>
          <w:rFonts w:asciiTheme="minorEastAsia" w:hAnsiTheme="minorEastAsia" w:hint="eastAsia"/>
          <w:sz w:val="24"/>
          <w:szCs w:val="24"/>
        </w:rPr>
        <w:t>控制的对象</w:t>
      </w:r>
      <w:r>
        <w:rPr>
          <w:rFonts w:asciiTheme="minorEastAsia" w:hAnsiTheme="minorEastAsia" w:hint="eastAsia"/>
          <w:sz w:val="24"/>
          <w:szCs w:val="24"/>
        </w:rPr>
        <w:t>PMSM无温度干扰因素，为理想条件下电机模型，</w:t>
      </w:r>
      <w:r w:rsidR="001745EA">
        <w:rPr>
          <w:rFonts w:asciiTheme="minorEastAsia" w:hAnsiTheme="minorEastAsia" w:hint="eastAsia"/>
          <w:sz w:val="24"/>
          <w:szCs w:val="24"/>
        </w:rPr>
        <w:t>只需给该电机模块提供三相逆变电压输入，系统就可以输出。、电机运行过程中的一些反应电机运行状态的参数，其中一部风参数用来作为系统的反馈输入。其中，</w:t>
      </w:r>
      <w:r>
        <w:rPr>
          <w:rFonts w:asciiTheme="minorEastAsia" w:hAnsiTheme="minorEastAsia" w:hint="eastAsia"/>
          <w:sz w:val="24"/>
          <w:szCs w:val="24"/>
        </w:rPr>
        <w:t>电机负载转矩为</w:t>
      </w:r>
      <m:oMath>
        <m:r>
          <w:rPr>
            <w:rFonts w:ascii="Cambria Math" w:hAnsi="Cambria Math"/>
            <w:sz w:val="24"/>
            <w:szCs w:val="24"/>
          </w:rPr>
          <m:t>16N/m</m:t>
        </m:r>
      </m:oMath>
      <w:r>
        <w:rPr>
          <w:rFonts w:asciiTheme="minorEastAsia" w:hAnsiTheme="minorEastAsia" w:hint="eastAsia"/>
          <w:sz w:val="24"/>
          <w:szCs w:val="24"/>
        </w:rPr>
        <w:t>，</w:t>
      </w:r>
      <w:r>
        <w:rPr>
          <w:rFonts w:asciiTheme="minorEastAsia" w:hAnsiTheme="minorEastAsia"/>
          <w:sz w:val="24"/>
          <w:szCs w:val="24"/>
        </w:rPr>
        <w:t>目标转速为</w:t>
      </w:r>
      <m:oMath>
        <m:r>
          <m:rPr>
            <m:sty m:val="p"/>
          </m:rPr>
          <w:rPr>
            <w:rFonts w:ascii="Cambria Math" w:hAnsi="Cambria Math"/>
            <w:sz w:val="24"/>
            <w:szCs w:val="24"/>
          </w:rPr>
          <m:t>500r/min</m:t>
        </m:r>
      </m:oMath>
      <w:r>
        <w:rPr>
          <w:rFonts w:asciiTheme="minorEastAsia" w:hAnsiTheme="minorEastAsia" w:hint="eastAsia"/>
          <w:sz w:val="24"/>
          <w:szCs w:val="24"/>
        </w:rPr>
        <w:t>，</w:t>
      </w:r>
      <w:r w:rsidR="007B1F89">
        <w:rPr>
          <w:rFonts w:asciiTheme="minorEastAsia" w:hAnsiTheme="minorEastAsia" w:hint="eastAsia"/>
          <w:sz w:val="24"/>
          <w:szCs w:val="24"/>
        </w:rPr>
        <w:t>电机</w:t>
      </w:r>
      <w:r>
        <w:rPr>
          <w:rFonts w:asciiTheme="minorEastAsia" w:hAnsiTheme="minorEastAsia" w:hint="eastAsia"/>
          <w:sz w:val="24"/>
          <w:szCs w:val="24"/>
        </w:rPr>
        <w:t>极对数</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=4</m:t>
        </m:r>
      </m:oMath>
      <w:r>
        <w:rPr>
          <w:rFonts w:asciiTheme="minorEastAsia" w:hAnsiTheme="minorEastAsia" w:hint="eastAsia"/>
          <w:sz w:val="24"/>
          <w:szCs w:val="24"/>
        </w:rPr>
        <w:t>，</w:t>
      </w:r>
      <w:r>
        <w:rPr>
          <w:rFonts w:asciiTheme="minorEastAsia" w:hAnsiTheme="minorEastAsia"/>
          <w:sz w:val="24"/>
          <w:szCs w:val="24"/>
        </w:rPr>
        <w:t>定子电阻</w:t>
      </w:r>
      <m:oMath>
        <m:r>
          <w:rPr>
            <w:rFonts w:ascii="Cambria Math" w:hAnsi="Cambria Math"/>
            <w:sz w:val="24"/>
            <w:szCs w:val="24"/>
          </w:rPr>
          <m:t>R=0.958Ω</m:t>
        </m:r>
      </m:oMath>
      <w:r>
        <w:rPr>
          <w:rFonts w:asciiTheme="minorEastAsia" w:hAnsiTheme="minorEastAsia" w:hint="eastAsia"/>
          <w:sz w:val="24"/>
          <w:szCs w:val="24"/>
        </w:rPr>
        <w:t>，</w:t>
      </w:r>
      <w:r w:rsidR="007B1F89">
        <w:rPr>
          <w:rFonts w:asciiTheme="minorEastAsia" w:hAnsiTheme="minorEastAsia" w:hint="eastAsia"/>
          <w:sz w:val="24"/>
          <w:szCs w:val="24"/>
        </w:rPr>
        <w:t>定子电感分量</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=5.25mH</m:t>
        </m:r>
      </m:oMath>
      <w:r w:rsidR="007B1F89">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q</m:t>
            </m:r>
          </m:sub>
        </m:sSub>
        <m:r>
          <w:rPr>
            <w:rFonts w:ascii="Cambria Math" w:hAnsi="Cambria Math"/>
            <w:sz w:val="24"/>
            <w:szCs w:val="24"/>
          </w:rPr>
          <m:t>=12mH</m:t>
        </m:r>
      </m:oMath>
      <w:r w:rsidR="007B1F89">
        <w:rPr>
          <w:rFonts w:asciiTheme="minorEastAsia" w:hAnsiTheme="minorEastAsia" w:hint="eastAsia"/>
          <w:sz w:val="24"/>
          <w:szCs w:val="24"/>
        </w:rPr>
        <w:t>，</w:t>
      </w:r>
      <w:r w:rsidR="007B1F89">
        <w:rPr>
          <w:rFonts w:asciiTheme="minorEastAsia" w:hAnsiTheme="minorEastAsia"/>
          <w:sz w:val="24"/>
          <w:szCs w:val="24"/>
        </w:rPr>
        <w:t>永磁体磁链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r>
          <w:rPr>
            <w:rFonts w:ascii="Cambria Math" w:hAnsi="Cambria Math"/>
            <w:sz w:val="24"/>
            <w:szCs w:val="24"/>
          </w:rPr>
          <m:t>=0.3106Wb</m:t>
        </m:r>
      </m:oMath>
      <w:r w:rsidR="007B1F89">
        <w:rPr>
          <w:rFonts w:asciiTheme="minorEastAsia" w:hAnsiTheme="minorEastAsia" w:hint="eastAsia"/>
          <w:sz w:val="24"/>
          <w:szCs w:val="24"/>
        </w:rPr>
        <w:t>，电机阻尼系数</w:t>
      </w:r>
      <m:oMath>
        <m:r>
          <w:rPr>
            <w:rFonts w:ascii="Cambria Math" w:hAnsi="Cambria Math"/>
            <w:sz w:val="24"/>
            <w:szCs w:val="24"/>
          </w:rPr>
          <m:t>B=0.008N</m:t>
        </m:r>
        <m:r>
          <w:rPr>
            <w:rFonts w:ascii="Cambria Math" w:hAnsi="Cambria Math" w:hint="eastAsia"/>
            <w:sz w:val="24"/>
            <w:szCs w:val="24"/>
          </w:rPr>
          <m:t>·</m:t>
        </m:r>
        <m:r>
          <w:rPr>
            <w:rFonts w:ascii="Cambria Math" w:hAnsi="Cambria Math"/>
            <w:sz w:val="24"/>
            <w:szCs w:val="24"/>
          </w:rPr>
          <m:t>m/s</m:t>
        </m:r>
      </m:oMath>
      <w:r w:rsidR="007B1F89">
        <w:rPr>
          <w:rFonts w:asciiTheme="minorEastAsia" w:hAnsiTheme="minorEastAsia" w:hint="eastAsia"/>
          <w:sz w:val="24"/>
          <w:szCs w:val="24"/>
        </w:rPr>
        <w:t>，</w:t>
      </w:r>
      <w:r w:rsidR="007B1F89">
        <w:rPr>
          <w:rFonts w:asciiTheme="minorEastAsia" w:hAnsiTheme="minorEastAsia"/>
          <w:sz w:val="24"/>
          <w:szCs w:val="24"/>
        </w:rPr>
        <w:t>转动惯量</w:t>
      </w:r>
      <m:oMath>
        <m:r>
          <w:rPr>
            <w:rFonts w:ascii="Cambria Math" w:hAnsi="Cambria Math"/>
            <w:sz w:val="24"/>
            <w:szCs w:val="24"/>
          </w:rPr>
          <m:t>J=0.003kg/</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w:r w:rsidR="007B1F89">
        <w:rPr>
          <w:rFonts w:asciiTheme="minorEastAsia" w:hAnsiTheme="minorEastAsia" w:hint="eastAsia"/>
          <w:sz w:val="24"/>
          <w:szCs w:val="24"/>
        </w:rPr>
        <w:t>，</w:t>
      </w:r>
      <w:r w:rsidR="00E23B93" w:rsidRPr="00D3625C">
        <w:rPr>
          <w:rFonts w:asciiTheme="minorEastAsia" w:hAnsiTheme="minorEastAsia"/>
          <w:sz w:val="24"/>
          <w:szCs w:val="24"/>
        </w:rPr>
        <w:t>具体参数列表如图</w:t>
      </w:r>
      <w:r w:rsidR="00E23B93" w:rsidRPr="00D3625C">
        <w:rPr>
          <w:rFonts w:asciiTheme="minorEastAsia" w:hAnsiTheme="minorEastAsia" w:hint="eastAsia"/>
          <w:sz w:val="24"/>
          <w:szCs w:val="24"/>
        </w:rPr>
        <w:t>4.</w:t>
      </w:r>
      <w:r w:rsidR="009630D2">
        <w:rPr>
          <w:rFonts w:asciiTheme="minorEastAsia" w:hAnsiTheme="minorEastAsia" w:hint="eastAsia"/>
          <w:sz w:val="24"/>
          <w:szCs w:val="24"/>
        </w:rPr>
        <w:t>5</w:t>
      </w:r>
      <w:r w:rsidR="00E23B93" w:rsidRPr="00D3625C">
        <w:rPr>
          <w:rFonts w:asciiTheme="minorEastAsia" w:hAnsiTheme="minorEastAsia" w:hint="eastAsia"/>
          <w:sz w:val="24"/>
          <w:szCs w:val="24"/>
        </w:rPr>
        <w:t>所示。设置仿真条件为：逆变器供电电压为直流电压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=311V</m:t>
        </m:r>
      </m:oMath>
      <w:r w:rsidR="00E23B93" w:rsidRPr="00D3625C">
        <w:rPr>
          <w:rFonts w:asciiTheme="minorEastAsia" w:hAnsiTheme="minorEastAsia" w:hint="eastAsia"/>
          <w:sz w:val="24"/>
          <w:szCs w:val="24"/>
        </w:rPr>
        <w:t>，</w:t>
      </w:r>
      <w:r w:rsidRPr="00D3625C">
        <w:rPr>
          <w:rFonts w:asciiTheme="minorEastAsia" w:hAnsiTheme="minorEastAsia" w:hint="eastAsia"/>
          <w:sz w:val="24"/>
          <w:szCs w:val="24"/>
        </w:rPr>
        <w:t>SVPWM算法中采样周期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=10μs</m:t>
        </m:r>
      </m:oMath>
      <w:r w:rsidR="007B1F89">
        <w:rPr>
          <w:rFonts w:asciiTheme="minorEastAsia" w:hAnsiTheme="minorEastAsia" w:hint="eastAsia"/>
          <w:sz w:val="24"/>
          <w:szCs w:val="24"/>
        </w:rPr>
        <w:t>，</w:t>
      </w:r>
      <w:r w:rsidR="007B1F89">
        <w:rPr>
          <w:rFonts w:asciiTheme="minorEastAsia" w:hAnsiTheme="minorEastAsia"/>
          <w:sz w:val="24"/>
          <w:szCs w:val="24"/>
        </w:rPr>
        <w:t>simulink仿真过程采用</w:t>
      </w:r>
      <w:r w:rsidR="007B1F89">
        <w:rPr>
          <w:rFonts w:asciiTheme="minorEastAsia" w:hAnsiTheme="minorEastAsia" w:hint="eastAsia"/>
          <w:sz w:val="24"/>
          <w:szCs w:val="24"/>
        </w:rPr>
        <w:t>ode23tb变步长算法，仿真时间0.6s。</w:t>
      </w:r>
    </w:p>
    <w:p w14:paraId="246FE0D0" w14:textId="77777777" w:rsidR="0051008F" w:rsidRDefault="00011915" w:rsidP="00B160A6">
      <w:pPr>
        <w:jc w:val="center"/>
        <w:rPr>
          <w:rFonts w:asciiTheme="minorEastAsia" w:hAnsiTheme="minorEastAsia"/>
          <w:sz w:val="24"/>
          <w:szCs w:val="24"/>
        </w:rPr>
      </w:pPr>
      <w:r>
        <w:rPr>
          <w:noProof/>
        </w:rPr>
        <w:lastRenderedPageBreak/>
        <w:drawing>
          <wp:inline distT="0" distB="0" distL="0" distR="0" wp14:anchorId="0A688796" wp14:editId="67263598">
            <wp:extent cx="4944326" cy="23145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4159" r="5079"/>
                    <a:stretch/>
                  </pic:blipFill>
                  <pic:spPr bwMode="auto">
                    <a:xfrm>
                      <a:off x="0" y="0"/>
                      <a:ext cx="4950061" cy="2317260"/>
                    </a:xfrm>
                    <a:prstGeom prst="rect">
                      <a:avLst/>
                    </a:prstGeom>
                    <a:ln>
                      <a:noFill/>
                    </a:ln>
                    <a:extLst>
                      <a:ext uri="{53640926-AAD7-44D8-BBD7-CCE9431645EC}">
                        <a14:shadowObscured xmlns:a14="http://schemas.microsoft.com/office/drawing/2010/main"/>
                      </a:ext>
                    </a:extLst>
                  </pic:spPr>
                </pic:pic>
              </a:graphicData>
            </a:graphic>
          </wp:inline>
        </w:drawing>
      </w:r>
    </w:p>
    <w:p w14:paraId="731050B8" w14:textId="77777777" w:rsidR="008D77D0" w:rsidRPr="00407C4E" w:rsidRDefault="008D77D0"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4</w:t>
      </w:r>
      <w:r w:rsidRPr="00407C4E">
        <w:rPr>
          <w:rFonts w:asciiTheme="minorEastAsia" w:hAnsiTheme="minorEastAsia" w:hint="eastAsia"/>
          <w:b/>
          <w:szCs w:val="21"/>
        </w:rPr>
        <w:t xml:space="preserve"> </w:t>
      </w:r>
      <w:r w:rsidR="00802691" w:rsidRPr="00407C4E">
        <w:rPr>
          <w:rFonts w:asciiTheme="minorEastAsia" w:hAnsiTheme="minorEastAsia" w:hint="eastAsia"/>
          <w:b/>
          <w:szCs w:val="21"/>
        </w:rPr>
        <w:t>理想PMSM</w:t>
      </w:r>
      <w:r w:rsidRPr="00407C4E">
        <w:rPr>
          <w:rFonts w:asciiTheme="minorEastAsia" w:hAnsiTheme="minorEastAsia" w:hint="eastAsia"/>
          <w:b/>
          <w:szCs w:val="21"/>
        </w:rPr>
        <w:t>控制系统</w:t>
      </w:r>
    </w:p>
    <w:p w14:paraId="53F595C8" w14:textId="77777777" w:rsidR="007B1F89" w:rsidRDefault="007B1F89"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3FE2F996" wp14:editId="018DC284">
            <wp:extent cx="3211033" cy="3668233"/>
            <wp:effectExtent l="0" t="0" r="889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机参数.PNG"/>
                    <pic:cNvPicPr/>
                  </pic:nvPicPr>
                  <pic:blipFill>
                    <a:blip r:embed="rId64">
                      <a:extLst>
                        <a:ext uri="{28A0092B-C50C-407E-A947-70E740481C1C}">
                          <a14:useLocalDpi xmlns:a14="http://schemas.microsoft.com/office/drawing/2010/main" val="0"/>
                        </a:ext>
                      </a:extLst>
                    </a:blip>
                    <a:stretch>
                      <a:fillRect/>
                    </a:stretch>
                  </pic:blipFill>
                  <pic:spPr>
                    <a:xfrm>
                      <a:off x="0" y="0"/>
                      <a:ext cx="3213219" cy="3670730"/>
                    </a:xfrm>
                    <a:prstGeom prst="rect">
                      <a:avLst/>
                    </a:prstGeom>
                  </pic:spPr>
                </pic:pic>
              </a:graphicData>
            </a:graphic>
          </wp:inline>
        </w:drawing>
      </w:r>
    </w:p>
    <w:p w14:paraId="0F800C13" w14:textId="77777777" w:rsidR="00CA5C5B" w:rsidRPr="00407C4E" w:rsidRDefault="007B1F89" w:rsidP="00CA5C5B">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5</w:t>
      </w:r>
      <w:r w:rsidRPr="00407C4E">
        <w:rPr>
          <w:rFonts w:asciiTheme="minorEastAsia" w:hAnsiTheme="minorEastAsia" w:hint="eastAsia"/>
          <w:b/>
          <w:szCs w:val="21"/>
        </w:rPr>
        <w:t xml:space="preserve"> 电机参数</w:t>
      </w:r>
    </w:p>
    <w:p w14:paraId="3E5BF664" w14:textId="77777777" w:rsidR="001745EA" w:rsidRDefault="007B7A8B" w:rsidP="007B7A8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为验证各个模块以及所设置参数的正确性，设置仿真条件为：给定参考转速为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ref</m:t>
            </m:r>
          </m:sub>
        </m:sSub>
        <m:r>
          <w:rPr>
            <w:rFonts w:ascii="Cambria Math" w:hAnsi="Cambria Math"/>
            <w:sz w:val="24"/>
            <w:szCs w:val="24"/>
          </w:rPr>
          <m:t>=500r/min</m:t>
        </m:r>
      </m:oMath>
      <w:r>
        <w:rPr>
          <w:rFonts w:asciiTheme="minorEastAsia" w:hAnsiTheme="minorEastAsia" w:hint="eastAsia"/>
          <w:sz w:val="24"/>
          <w:szCs w:val="24"/>
        </w:rPr>
        <w:t>，负载转矩初始值为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=0N/m</m:t>
        </m:r>
      </m:oMath>
      <w:r>
        <w:rPr>
          <w:rFonts w:asciiTheme="minorEastAsia" w:hAnsiTheme="minorEastAsia" w:hint="eastAsia"/>
          <w:sz w:val="24"/>
          <w:szCs w:val="24"/>
        </w:rPr>
        <w:t>，在0.2s时施加负载转矩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=16N/m</m:t>
        </m:r>
      </m:oMath>
      <w:r>
        <w:rPr>
          <w:rFonts w:asciiTheme="minorEastAsia" w:hAnsiTheme="minorEastAsia" w:hint="eastAsia"/>
          <w:sz w:val="24"/>
          <w:szCs w:val="24"/>
        </w:rPr>
        <w:t>，</w:t>
      </w:r>
      <w:r w:rsidR="00B93670">
        <w:rPr>
          <w:rFonts w:asciiTheme="minorEastAsia" w:hAnsiTheme="minorEastAsia" w:hint="eastAsia"/>
          <w:sz w:val="24"/>
          <w:szCs w:val="24"/>
        </w:rPr>
        <w:t>系统仿真结果如</w:t>
      </w:r>
      <w:r w:rsidR="003C071B">
        <w:rPr>
          <w:rFonts w:asciiTheme="minorEastAsia" w:hAnsiTheme="minorEastAsia" w:hint="eastAsia"/>
          <w:sz w:val="24"/>
          <w:szCs w:val="24"/>
        </w:rPr>
        <w:t>图</w:t>
      </w:r>
      <w:r w:rsidR="00B93670">
        <w:rPr>
          <w:rFonts w:asciiTheme="minorEastAsia" w:hAnsiTheme="minorEastAsia" w:hint="eastAsia"/>
          <w:sz w:val="24"/>
          <w:szCs w:val="24"/>
        </w:rPr>
        <w:t>4.</w:t>
      </w:r>
      <w:r w:rsidR="009630D2">
        <w:rPr>
          <w:rFonts w:asciiTheme="minorEastAsia" w:hAnsiTheme="minorEastAsia" w:hint="eastAsia"/>
          <w:sz w:val="24"/>
          <w:szCs w:val="24"/>
        </w:rPr>
        <w:t>6</w:t>
      </w:r>
      <w:r w:rsidR="00B93670" w:rsidRPr="00B93670">
        <w:rPr>
          <w:rFonts w:asciiTheme="minorEastAsia" w:hAnsiTheme="minorEastAsia" w:hint="eastAsia"/>
          <w:sz w:val="24"/>
          <w:szCs w:val="24"/>
        </w:rPr>
        <w:t>～</w:t>
      </w:r>
      <w:r w:rsidR="00C63EFB">
        <w:rPr>
          <w:rFonts w:asciiTheme="minorEastAsia" w:hAnsiTheme="minorEastAsia" w:hint="eastAsia"/>
          <w:sz w:val="24"/>
          <w:szCs w:val="24"/>
        </w:rPr>
        <w:t>4.</w:t>
      </w:r>
      <w:r w:rsidR="009630D2">
        <w:rPr>
          <w:rFonts w:asciiTheme="minorEastAsia" w:hAnsiTheme="minorEastAsia" w:hint="eastAsia"/>
          <w:sz w:val="24"/>
          <w:szCs w:val="24"/>
        </w:rPr>
        <w:t>10</w:t>
      </w:r>
      <w:r w:rsidR="00B93670">
        <w:rPr>
          <w:rFonts w:asciiTheme="minorEastAsia" w:hAnsiTheme="minorEastAsia" w:hint="eastAsia"/>
          <w:sz w:val="24"/>
          <w:szCs w:val="24"/>
        </w:rPr>
        <w:t>所示</w:t>
      </w:r>
      <w:r w:rsidR="00AE498B">
        <w:rPr>
          <w:rFonts w:asciiTheme="minorEastAsia" w:hAnsiTheme="minorEastAsia" w:hint="eastAsia"/>
          <w:sz w:val="24"/>
          <w:szCs w:val="24"/>
        </w:rPr>
        <w:t>。</w:t>
      </w:r>
    </w:p>
    <w:p w14:paraId="69082AB9" w14:textId="77777777" w:rsidR="00B93670" w:rsidRDefault="00CA5C5B" w:rsidP="00B93670">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366BFF52" wp14:editId="682EBD90">
            <wp:extent cx="4837414" cy="287655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5">
                      <a:extLst>
                        <a:ext uri="{28A0092B-C50C-407E-A947-70E740481C1C}">
                          <a14:useLocalDpi xmlns:a14="http://schemas.microsoft.com/office/drawing/2010/main" val="0"/>
                        </a:ext>
                      </a:extLst>
                    </a:blip>
                    <a:srcRect r="39256" b="3380"/>
                    <a:stretch/>
                  </pic:blipFill>
                  <pic:spPr bwMode="auto">
                    <a:xfrm>
                      <a:off x="0" y="0"/>
                      <a:ext cx="4837414"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795BF796" w14:textId="77777777" w:rsidR="00B93670" w:rsidRPr="00407C4E" w:rsidRDefault="00B93670"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6</w:t>
      </w:r>
      <w:r w:rsidRPr="00407C4E">
        <w:rPr>
          <w:rFonts w:asciiTheme="minorEastAsia" w:hAnsiTheme="minorEastAsia" w:hint="eastAsia"/>
          <w:b/>
          <w:szCs w:val="21"/>
        </w:rPr>
        <w:t xml:space="preserve"> 电机输出转矩</w:t>
      </w:r>
    </w:p>
    <w:p w14:paraId="58362369" w14:textId="77777777" w:rsidR="00B93670" w:rsidRDefault="00B93670" w:rsidP="00B160A6">
      <w:pPr>
        <w:jc w:val="center"/>
        <w:rPr>
          <w:rFonts w:asciiTheme="minorEastAsia" w:hAnsiTheme="minorEastAsia"/>
          <w:sz w:val="24"/>
          <w:szCs w:val="24"/>
        </w:rPr>
      </w:pPr>
      <w:r w:rsidRPr="00B93670">
        <w:rPr>
          <w:rFonts w:asciiTheme="minorEastAsia" w:hAnsiTheme="minorEastAsia"/>
          <w:noProof/>
          <w:sz w:val="24"/>
          <w:szCs w:val="24"/>
        </w:rPr>
        <w:drawing>
          <wp:inline distT="0" distB="0" distL="0" distR="0" wp14:anchorId="642B1B45" wp14:editId="64C21DBA">
            <wp:extent cx="5016183" cy="2514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42237" b="5377"/>
                    <a:stretch/>
                  </pic:blipFill>
                  <pic:spPr bwMode="auto">
                    <a:xfrm>
                      <a:off x="0" y="0"/>
                      <a:ext cx="5016183" cy="2514600"/>
                    </a:xfrm>
                    <a:prstGeom prst="rect">
                      <a:avLst/>
                    </a:prstGeom>
                    <a:ln>
                      <a:noFill/>
                    </a:ln>
                    <a:extLst>
                      <a:ext uri="{53640926-AAD7-44D8-BBD7-CCE9431645EC}">
                        <a14:shadowObscured xmlns:a14="http://schemas.microsoft.com/office/drawing/2010/main"/>
                      </a:ext>
                    </a:extLst>
                  </pic:spPr>
                </pic:pic>
              </a:graphicData>
            </a:graphic>
          </wp:inline>
        </w:drawing>
      </w:r>
    </w:p>
    <w:p w14:paraId="2FF95EF8" w14:textId="77777777"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7</w:t>
      </w:r>
      <w:r w:rsidRPr="00407C4E">
        <w:rPr>
          <w:rFonts w:asciiTheme="minorEastAsia" w:hAnsiTheme="minorEastAsia" w:hint="eastAsia"/>
          <w:b/>
          <w:szCs w:val="21"/>
        </w:rPr>
        <w:t xml:space="preserve"> 负载电流</w:t>
      </w:r>
    </w:p>
    <w:p w14:paraId="0CBD122F" w14:textId="77777777" w:rsidR="007B1F89" w:rsidRDefault="00AE498B"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05FB457C" wp14:editId="13A56284">
            <wp:extent cx="4905375" cy="23788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a:extLst>
                        <a:ext uri="{28A0092B-C50C-407E-A947-70E740481C1C}">
                          <a14:useLocalDpi xmlns:a14="http://schemas.microsoft.com/office/drawing/2010/main" val="0"/>
                        </a:ext>
                      </a:extLst>
                    </a:blip>
                    <a:srcRect l="-1" r="38797" b="3926"/>
                    <a:stretch/>
                  </pic:blipFill>
                  <pic:spPr bwMode="auto">
                    <a:xfrm>
                      <a:off x="0" y="0"/>
                      <a:ext cx="4915549" cy="2383744"/>
                    </a:xfrm>
                    <a:prstGeom prst="rect">
                      <a:avLst/>
                    </a:prstGeom>
                    <a:noFill/>
                    <a:ln>
                      <a:noFill/>
                    </a:ln>
                    <a:extLst>
                      <a:ext uri="{53640926-AAD7-44D8-BBD7-CCE9431645EC}">
                        <a14:shadowObscured xmlns:a14="http://schemas.microsoft.com/office/drawing/2010/main"/>
                      </a:ext>
                    </a:extLst>
                  </pic:spPr>
                </pic:pic>
              </a:graphicData>
            </a:graphic>
          </wp:inline>
        </w:drawing>
      </w:r>
    </w:p>
    <w:p w14:paraId="4C6F507E" w14:textId="77777777"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8</w:t>
      </w:r>
      <w:r w:rsidRPr="00407C4E">
        <w:rPr>
          <w:rFonts w:asciiTheme="minorEastAsia" w:hAnsiTheme="minorEastAsia" w:hint="eastAsia"/>
          <w:b/>
          <w:szCs w:val="21"/>
        </w:rPr>
        <w:t xml:space="preserve"> 定子d轴电流</w:t>
      </w:r>
    </w:p>
    <w:p w14:paraId="656FCD2F" w14:textId="77777777" w:rsidR="00B93670" w:rsidRDefault="00AE498B" w:rsidP="00B160A6">
      <w:pPr>
        <w:jc w:val="center"/>
        <w:rPr>
          <w:rFonts w:asciiTheme="minorEastAsia" w:hAnsiTheme="minorEastAsia"/>
          <w:sz w:val="24"/>
          <w:szCs w:val="24"/>
        </w:rPr>
      </w:pPr>
      <w:r w:rsidRPr="00AE498B">
        <w:rPr>
          <w:rFonts w:asciiTheme="minorEastAsia" w:hAnsiTheme="minorEastAsia"/>
          <w:noProof/>
          <w:sz w:val="24"/>
          <w:szCs w:val="24"/>
        </w:rPr>
        <w:lastRenderedPageBreak/>
        <w:drawing>
          <wp:inline distT="0" distB="0" distL="0" distR="0" wp14:anchorId="4AC12BD5" wp14:editId="6FBB67F6">
            <wp:extent cx="5133975" cy="2581912"/>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8">
                      <a:extLst>
                        <a:ext uri="{28A0092B-C50C-407E-A947-70E740481C1C}">
                          <a14:useLocalDpi xmlns:a14="http://schemas.microsoft.com/office/drawing/2010/main" val="0"/>
                        </a:ext>
                      </a:extLst>
                    </a:blip>
                    <a:srcRect r="41055" b="4945"/>
                    <a:stretch/>
                  </pic:blipFill>
                  <pic:spPr bwMode="auto">
                    <a:xfrm>
                      <a:off x="0" y="0"/>
                      <a:ext cx="5139957" cy="2584920"/>
                    </a:xfrm>
                    <a:prstGeom prst="rect">
                      <a:avLst/>
                    </a:prstGeom>
                    <a:noFill/>
                    <a:ln>
                      <a:noFill/>
                    </a:ln>
                    <a:extLst>
                      <a:ext uri="{53640926-AAD7-44D8-BBD7-CCE9431645EC}">
                        <a14:shadowObscured xmlns:a14="http://schemas.microsoft.com/office/drawing/2010/main"/>
                      </a:ext>
                    </a:extLst>
                  </pic:spPr>
                </pic:pic>
              </a:graphicData>
            </a:graphic>
          </wp:inline>
        </w:drawing>
      </w:r>
    </w:p>
    <w:p w14:paraId="0D1F74FF" w14:textId="77777777"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9</w:t>
      </w:r>
      <w:r w:rsidRPr="00407C4E">
        <w:rPr>
          <w:rFonts w:asciiTheme="minorEastAsia" w:hAnsiTheme="minorEastAsia" w:hint="eastAsia"/>
          <w:b/>
          <w:szCs w:val="21"/>
        </w:rPr>
        <w:t xml:space="preserve"> </w:t>
      </w:r>
      <w:r w:rsidR="003E4256" w:rsidRPr="00407C4E">
        <w:rPr>
          <w:rFonts w:asciiTheme="minorEastAsia" w:hAnsiTheme="minorEastAsia" w:hint="eastAsia"/>
          <w:b/>
          <w:szCs w:val="21"/>
        </w:rPr>
        <w:t>电机</w:t>
      </w:r>
      <w:r w:rsidRPr="00407C4E">
        <w:rPr>
          <w:rFonts w:asciiTheme="minorEastAsia" w:hAnsiTheme="minorEastAsia" w:hint="eastAsia"/>
          <w:b/>
          <w:szCs w:val="21"/>
        </w:rPr>
        <w:t>q轴电流</w:t>
      </w:r>
    </w:p>
    <w:p w14:paraId="0AD803DA" w14:textId="77777777" w:rsidR="007B7A8B" w:rsidRDefault="007B7A8B" w:rsidP="00B160A6">
      <w:pPr>
        <w:jc w:val="center"/>
        <w:rPr>
          <w:rFonts w:asciiTheme="minorEastAsia" w:hAnsiTheme="minorEastAsia"/>
          <w:sz w:val="24"/>
          <w:szCs w:val="24"/>
        </w:rPr>
      </w:pPr>
      <w:r w:rsidRPr="007B7A8B">
        <w:rPr>
          <w:rFonts w:asciiTheme="minorEastAsia" w:hAnsiTheme="minorEastAsia"/>
          <w:noProof/>
          <w:sz w:val="24"/>
          <w:szCs w:val="24"/>
        </w:rPr>
        <w:drawing>
          <wp:inline distT="0" distB="0" distL="0" distR="0" wp14:anchorId="0390438E" wp14:editId="507C4360">
            <wp:extent cx="5172075" cy="2876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45845" b="3977"/>
                    <a:stretch/>
                  </pic:blipFill>
                  <pic:spPr bwMode="auto">
                    <a:xfrm>
                      <a:off x="0" y="0"/>
                      <a:ext cx="5182126" cy="2882140"/>
                    </a:xfrm>
                    <a:prstGeom prst="rect">
                      <a:avLst/>
                    </a:prstGeom>
                    <a:ln>
                      <a:noFill/>
                    </a:ln>
                    <a:extLst>
                      <a:ext uri="{53640926-AAD7-44D8-BBD7-CCE9431645EC}">
                        <a14:shadowObscured xmlns:a14="http://schemas.microsoft.com/office/drawing/2010/main"/>
                      </a:ext>
                    </a:extLst>
                  </pic:spPr>
                </pic:pic>
              </a:graphicData>
            </a:graphic>
          </wp:inline>
        </w:drawing>
      </w:r>
    </w:p>
    <w:p w14:paraId="1C1871ED" w14:textId="77777777" w:rsidR="00C63EFB" w:rsidRPr="00407C4E" w:rsidRDefault="00C63EF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10</w:t>
      </w:r>
      <w:r w:rsidRPr="00407C4E">
        <w:rPr>
          <w:rFonts w:asciiTheme="minorEastAsia" w:hAnsiTheme="minorEastAsia" w:hint="eastAsia"/>
          <w:b/>
          <w:szCs w:val="21"/>
        </w:rPr>
        <w:t xml:space="preserve"> </w:t>
      </w:r>
      <w:r w:rsidR="00407C4E">
        <w:rPr>
          <w:rFonts w:asciiTheme="minorEastAsia" w:hAnsiTheme="minorEastAsia" w:hint="eastAsia"/>
          <w:b/>
          <w:szCs w:val="21"/>
        </w:rPr>
        <w:t>电机</w:t>
      </w:r>
      <w:r w:rsidRPr="00407C4E">
        <w:rPr>
          <w:rFonts w:asciiTheme="minorEastAsia" w:hAnsiTheme="minorEastAsia" w:hint="eastAsia"/>
          <w:b/>
          <w:szCs w:val="21"/>
        </w:rPr>
        <w:t>速度</w:t>
      </w:r>
    </w:p>
    <w:p w14:paraId="70D75F9F" w14:textId="77777777" w:rsidR="008C20DD" w:rsidRDefault="00C63EFB"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由dq轴电流可以看出系统通过</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8C20DD" w:rsidRPr="008C20DD">
        <w:rPr>
          <w:rFonts w:asciiTheme="minorEastAsia" w:hAnsiTheme="minorEastAsia" w:hint="eastAsia"/>
          <w:sz w:val="24"/>
          <w:szCs w:val="24"/>
        </w:rPr>
        <w:t>实现电机矢量控制，电磁转矩主要有q轴定子电流决定，所以可以通过控制q轴定子电流直接控制电机电磁转矩。在0-0.2s时间内外加负载0，电机空载，转速为</w:t>
      </w:r>
      <m:oMath>
        <m:r>
          <m:rPr>
            <m:sty m:val="p"/>
          </m:rPr>
          <w:rPr>
            <w:rFonts w:ascii="Cambria Math" w:hAnsi="Cambria Math"/>
            <w:sz w:val="24"/>
            <w:szCs w:val="24"/>
          </w:rPr>
          <m:t>500r/min</m:t>
        </m:r>
      </m:oMath>
      <w:r w:rsidR="008C20DD" w:rsidRPr="008C20DD">
        <w:rPr>
          <w:rFonts w:asciiTheme="minorEastAsia" w:hAnsiTheme="minorEastAsia" w:hint="eastAsia"/>
          <w:sz w:val="24"/>
          <w:szCs w:val="24"/>
        </w:rPr>
        <w:t>，</w:t>
      </w:r>
      <w:r w:rsidR="008C20DD" w:rsidRPr="008C20DD">
        <w:rPr>
          <w:rFonts w:asciiTheme="minorEastAsia" w:hAnsiTheme="minorEastAsia"/>
          <w:sz w:val="24"/>
          <w:szCs w:val="24"/>
        </w:rPr>
        <w:t>负载电流为</w:t>
      </w:r>
      <w:r w:rsidR="008C20DD" w:rsidRPr="008C20DD">
        <w:rPr>
          <w:rFonts w:asciiTheme="minorEastAsia" w:hAnsiTheme="minorEastAsia" w:hint="eastAsia"/>
          <w:sz w:val="24"/>
          <w:szCs w:val="24"/>
        </w:rPr>
        <w:t>0，在0.2s时，外加负载</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oMath>
      <w:r w:rsidR="008C20DD" w:rsidRPr="008C20DD">
        <w:rPr>
          <w:rFonts w:asciiTheme="minorEastAsia" w:hAnsiTheme="minorEastAsia" w:hint="eastAsia"/>
          <w:sz w:val="24"/>
          <w:szCs w:val="24"/>
        </w:rPr>
        <w:t>作用于电机，系统响应负载变化，开始出现负载电流，在PID控制器的调制下，系统很快恢复稳定状态，电机转速与输出转矩也很快趋于稳定值。在电机理想状态下，系统能够稳定运行，展现出较好的动态与静态特性。</w:t>
      </w:r>
    </w:p>
    <w:p w14:paraId="117C3E64" w14:textId="77777777" w:rsidR="00AE498B" w:rsidRPr="008C20DD" w:rsidRDefault="008C20DD"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由仿真结果可以看出，</w:t>
      </w:r>
      <w:r>
        <w:rPr>
          <w:rFonts w:asciiTheme="minorEastAsia" w:hAnsiTheme="minorEastAsia" w:hint="eastAsia"/>
          <w:sz w:val="24"/>
          <w:szCs w:val="24"/>
        </w:rPr>
        <w:t>电机各参数曲线与前面理论分析相符合，</w:t>
      </w:r>
      <w:r w:rsidR="00631E2F">
        <w:rPr>
          <w:rFonts w:asciiTheme="minorEastAsia" w:hAnsiTheme="minorEastAsia" w:hint="eastAsia"/>
          <w:sz w:val="24"/>
          <w:szCs w:val="24"/>
        </w:rPr>
        <w:t>在理想状态下，合理调节仿真参数，能够保证系统优良的性能，证明了系统各个模块设计的正确性、合理性。</w:t>
      </w:r>
    </w:p>
    <w:p w14:paraId="66723DE5" w14:textId="77777777" w:rsidR="0051008F" w:rsidRPr="00BA4BF3" w:rsidRDefault="0051008F" w:rsidP="00631E2F">
      <w:pPr>
        <w:pStyle w:val="3"/>
        <w:rPr>
          <w:rFonts w:ascii="黑体" w:eastAsia="黑体" w:hAnsi="黑体"/>
          <w:sz w:val="24"/>
          <w:szCs w:val="24"/>
        </w:rPr>
      </w:pPr>
      <w:bookmarkStart w:id="76" w:name="_Toc34901681"/>
      <w:r w:rsidRPr="00BA4BF3">
        <w:rPr>
          <w:rFonts w:ascii="黑体" w:eastAsia="黑体" w:hAnsi="黑体" w:hint="eastAsia"/>
          <w:sz w:val="24"/>
          <w:szCs w:val="24"/>
        </w:rPr>
        <w:lastRenderedPageBreak/>
        <w:t>4.</w:t>
      </w:r>
      <w:r w:rsidR="009474C7" w:rsidRPr="00BA4BF3">
        <w:rPr>
          <w:rFonts w:ascii="黑体" w:eastAsia="黑体" w:hAnsi="黑体" w:hint="eastAsia"/>
          <w:sz w:val="24"/>
          <w:szCs w:val="24"/>
        </w:rPr>
        <w:t>4</w:t>
      </w:r>
      <w:r w:rsidRPr="00BA4BF3">
        <w:rPr>
          <w:rFonts w:ascii="黑体" w:eastAsia="黑体" w:hAnsi="黑体" w:hint="eastAsia"/>
          <w:sz w:val="24"/>
          <w:szCs w:val="24"/>
        </w:rPr>
        <w:t>.2 带温度扰动电机控制系统设计与仿真</w:t>
      </w:r>
      <w:bookmarkEnd w:id="76"/>
    </w:p>
    <w:p w14:paraId="47BD638A" w14:textId="77777777" w:rsidR="00112082" w:rsidRPr="00112082" w:rsidRDefault="00335C71" w:rsidP="00112082">
      <w:pPr>
        <w:spacing w:line="360" w:lineRule="auto"/>
        <w:ind w:firstLineChars="200" w:firstLine="480"/>
        <w:rPr>
          <w:rFonts w:asciiTheme="minorEastAsia" w:hAnsiTheme="minorEastAsia"/>
          <w:sz w:val="24"/>
          <w:szCs w:val="24"/>
        </w:rPr>
      </w:pPr>
      <w:r w:rsidRPr="00112082">
        <w:rPr>
          <w:rFonts w:asciiTheme="minorEastAsia" w:hAnsiTheme="minorEastAsia" w:hint="eastAsia"/>
          <w:sz w:val="24"/>
          <w:szCs w:val="24"/>
        </w:rPr>
        <w:t>在实际电机运行过程中，由于电机腔壳内温度升高，影响到定子绕组与转子永磁体，由铜电阻受温度影响特性可知，其导致定子绕组阻值变大；而温度升高也会影响永磁体的剩磁与矫顽力，而这两者直接影响到永磁体磁链</w:t>
      </w:r>
      <w:r w:rsidR="00112082" w:rsidRPr="00112082">
        <w:rPr>
          <w:rFonts w:asciiTheme="minorEastAsia" w:hAnsiTheme="minorEastAsia" w:hint="eastAsia"/>
          <w:sz w:val="24"/>
          <w:szCs w:val="24"/>
        </w:rPr>
        <w:t>，所以</w:t>
      </w:r>
      <w:r w:rsidRPr="00112082">
        <w:rPr>
          <w:rFonts w:asciiTheme="minorEastAsia" w:hAnsiTheme="minorEastAsia" w:hint="eastAsia"/>
          <w:sz w:val="24"/>
          <w:szCs w:val="24"/>
        </w:rPr>
        <w:t>永磁体</w:t>
      </w:r>
    </w:p>
    <w:p w14:paraId="47A08DCF" w14:textId="77777777" w:rsidR="00112082" w:rsidRPr="00112082" w:rsidRDefault="00112082" w:rsidP="00112082">
      <w:pPr>
        <w:spacing w:line="360" w:lineRule="auto"/>
        <w:rPr>
          <w:rFonts w:asciiTheme="minorEastAsia" w:hAnsiTheme="minorEastAsia"/>
          <w:sz w:val="24"/>
          <w:szCs w:val="24"/>
        </w:rPr>
      </w:pPr>
      <w:r w:rsidRPr="00112082">
        <w:rPr>
          <w:rFonts w:asciiTheme="minorEastAsia" w:hAnsiTheme="minorEastAsia" w:hint="eastAsia"/>
          <w:sz w:val="24"/>
          <w:szCs w:val="24"/>
        </w:rPr>
        <w:t>磁链有所减小。根据2.2节分析以及2.5节电机模型，搭建如图4.1</w:t>
      </w:r>
      <w:r w:rsidR="009630D2">
        <w:rPr>
          <w:rFonts w:asciiTheme="minorEastAsia" w:hAnsiTheme="minorEastAsia" w:hint="eastAsia"/>
          <w:sz w:val="24"/>
          <w:szCs w:val="24"/>
        </w:rPr>
        <w:t>1</w:t>
      </w:r>
      <w:r w:rsidRPr="00112082">
        <w:rPr>
          <w:rFonts w:asciiTheme="minorEastAsia" w:hAnsiTheme="minorEastAsia" w:hint="eastAsia"/>
          <w:sz w:val="24"/>
          <w:szCs w:val="24"/>
        </w:rPr>
        <w:t>所示的带温度干扰的PMSM控制系统模型。其中，除磁链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oMath>
      <w:r w:rsidRPr="00112082">
        <w:rPr>
          <w:rFonts w:asciiTheme="minorEastAsia" w:hAnsiTheme="minorEastAsia"/>
          <w:sz w:val="24"/>
          <w:szCs w:val="24"/>
        </w:rPr>
        <w:t>和定子绕组阻值</w:t>
      </w:r>
      <w:r w:rsidRPr="00112082">
        <w:rPr>
          <w:rFonts w:asciiTheme="minorEastAsia" w:hAnsiTheme="minorEastAsia" w:hint="eastAsia"/>
          <w:sz w:val="24"/>
          <w:szCs w:val="24"/>
        </w:rPr>
        <w:t>R随温度变化外，</w:t>
      </w:r>
      <w:r w:rsidR="003E4256">
        <w:rPr>
          <w:rFonts w:asciiTheme="minorEastAsia" w:hAnsiTheme="minorEastAsia" w:hint="eastAsia"/>
          <w:sz w:val="24"/>
          <w:szCs w:val="24"/>
        </w:rPr>
        <w:t>电机温度在</w:t>
      </w:r>
      <m:oMath>
        <m:r>
          <m:rPr>
            <m:sty m:val="p"/>
          </m:rPr>
          <w:rPr>
            <w:rFonts w:ascii="Cambria Math" w:hAnsi="Cambria Math" w:hint="eastAsia"/>
            <w:sz w:val="24"/>
            <w:szCs w:val="24"/>
          </w:rPr>
          <m:t>t</m:t>
        </m:r>
        <m:r>
          <m:rPr>
            <m:sty m:val="p"/>
          </m:rPr>
          <w:rPr>
            <w:rFonts w:ascii="Cambria Math" w:hAnsi="Cambria Math"/>
            <w:sz w:val="24"/>
            <w:szCs w:val="24"/>
          </w:rPr>
          <m:t>=0</m:t>
        </m:r>
      </m:oMath>
      <w:r w:rsidR="003E4256">
        <w:rPr>
          <w:rFonts w:asciiTheme="minorEastAsia" w:hAnsiTheme="minorEastAsia" w:hint="eastAsia"/>
          <w:sz w:val="24"/>
          <w:szCs w:val="24"/>
        </w:rPr>
        <w:t>时刻为</w:t>
      </w:r>
      <m:oMath>
        <m:r>
          <m:rPr>
            <m:sty m:val="p"/>
          </m:rPr>
          <w:rPr>
            <w:rFonts w:ascii="Cambria Math" w:hAnsi="Cambria Math"/>
            <w:sz w:val="24"/>
            <w:szCs w:val="24"/>
          </w:rPr>
          <m:t>25℃</m:t>
        </m:r>
      </m:oMath>
      <w:r w:rsidR="003E4256">
        <w:rPr>
          <w:rFonts w:asciiTheme="minorEastAsia" w:hAnsiTheme="minorEastAsia" w:hint="eastAsia"/>
          <w:sz w:val="24"/>
          <w:szCs w:val="24"/>
        </w:rPr>
        <w:t>，</w:t>
      </w:r>
      <w:r w:rsidR="003E4256">
        <w:rPr>
          <w:rFonts w:asciiTheme="minorEastAsia" w:hAnsiTheme="minorEastAsia"/>
          <w:sz w:val="24"/>
          <w:szCs w:val="24"/>
        </w:rPr>
        <w:t>在</w:t>
      </w:r>
      <m:oMath>
        <m:r>
          <m:rPr>
            <m:sty m:val="p"/>
          </m:rPr>
          <w:rPr>
            <w:rFonts w:ascii="Cambria Math" w:hAnsi="Cambria Math" w:hint="eastAsia"/>
            <w:sz w:val="24"/>
            <w:szCs w:val="24"/>
          </w:rPr>
          <m:t>t</m:t>
        </m:r>
        <m:r>
          <m:rPr>
            <m:sty m:val="p"/>
          </m:rPr>
          <w:rPr>
            <w:rFonts w:ascii="Cambria Math" w:hAnsi="Cambria Math"/>
            <w:sz w:val="24"/>
            <w:szCs w:val="24"/>
          </w:rPr>
          <m:t>=0.6s</m:t>
        </m:r>
      </m:oMath>
      <w:r w:rsidR="003E4256">
        <w:rPr>
          <w:rFonts w:asciiTheme="minorEastAsia" w:hAnsiTheme="minorEastAsia"/>
          <w:sz w:val="24"/>
          <w:szCs w:val="24"/>
        </w:rPr>
        <w:t>时刻为</w:t>
      </w:r>
      <m:oMath>
        <m:r>
          <m:rPr>
            <m:sty m:val="p"/>
          </m:rPr>
          <w:rPr>
            <w:rFonts w:ascii="Cambria Math" w:hAnsi="Cambria Math"/>
            <w:sz w:val="24"/>
            <w:szCs w:val="24"/>
          </w:rPr>
          <m:t>145℃</m:t>
        </m:r>
      </m:oMath>
      <w:r w:rsidR="003E4256">
        <w:rPr>
          <w:rFonts w:asciiTheme="minorEastAsia" w:hAnsiTheme="minorEastAsia" w:hint="eastAsia"/>
          <w:sz w:val="24"/>
          <w:szCs w:val="24"/>
        </w:rPr>
        <w:t>，</w:t>
      </w:r>
      <w:r w:rsidRPr="00112082">
        <w:rPr>
          <w:rFonts w:asciiTheme="minorEastAsia" w:hAnsiTheme="minorEastAsia" w:hint="eastAsia"/>
          <w:sz w:val="24"/>
          <w:szCs w:val="24"/>
        </w:rPr>
        <w:t>其余参数均与4.4.1节相同。</w:t>
      </w:r>
    </w:p>
    <w:p w14:paraId="756D0E85" w14:textId="77777777" w:rsidR="00631E2F" w:rsidRDefault="00335C71" w:rsidP="00335C71">
      <w:pPr>
        <w:jc w:val="center"/>
      </w:pPr>
      <w:r>
        <w:rPr>
          <w:noProof/>
        </w:rPr>
        <w:drawing>
          <wp:inline distT="0" distB="0" distL="0" distR="0" wp14:anchorId="4A319AD5" wp14:editId="6C0DB8DD">
            <wp:extent cx="5165792"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3616" r="2713"/>
                    <a:stretch/>
                  </pic:blipFill>
                  <pic:spPr bwMode="auto">
                    <a:xfrm>
                      <a:off x="0" y="0"/>
                      <a:ext cx="5172675" cy="2346272"/>
                    </a:xfrm>
                    <a:prstGeom prst="rect">
                      <a:avLst/>
                    </a:prstGeom>
                    <a:ln>
                      <a:noFill/>
                    </a:ln>
                    <a:extLst>
                      <a:ext uri="{53640926-AAD7-44D8-BBD7-CCE9431645EC}">
                        <a14:shadowObscured xmlns:a14="http://schemas.microsoft.com/office/drawing/2010/main"/>
                      </a:ext>
                    </a:extLst>
                  </pic:spPr>
                </pic:pic>
              </a:graphicData>
            </a:graphic>
          </wp:inline>
        </w:drawing>
      </w:r>
    </w:p>
    <w:p w14:paraId="73D2F9BA" w14:textId="77777777" w:rsidR="00802691" w:rsidRDefault="00802691" w:rsidP="00335C71">
      <w:pPr>
        <w:jc w:val="center"/>
        <w:rPr>
          <w:rFonts w:asciiTheme="minorEastAsia" w:hAnsiTheme="minorEastAsia"/>
          <w:b/>
        </w:rPr>
      </w:pPr>
      <w:r w:rsidRPr="00407C4E">
        <w:rPr>
          <w:rFonts w:asciiTheme="minorEastAsia" w:hAnsiTheme="minorEastAsia" w:hint="eastAsia"/>
          <w:b/>
        </w:rPr>
        <w:t>图4.1</w:t>
      </w:r>
      <w:r w:rsidR="009630D2" w:rsidRPr="00407C4E">
        <w:rPr>
          <w:rFonts w:asciiTheme="minorEastAsia" w:hAnsiTheme="minorEastAsia" w:hint="eastAsia"/>
          <w:b/>
        </w:rPr>
        <w:t>1</w:t>
      </w:r>
      <w:r w:rsidRPr="00407C4E">
        <w:rPr>
          <w:rFonts w:asciiTheme="minorEastAsia" w:hAnsiTheme="minorEastAsia" w:hint="eastAsia"/>
          <w:b/>
        </w:rPr>
        <w:t xml:space="preserve"> 带温度扰动PMSM控制系统</w:t>
      </w:r>
    </w:p>
    <w:p w14:paraId="7FC346AF" w14:textId="77777777" w:rsidR="009005AA" w:rsidRDefault="009005AA" w:rsidP="00335C71">
      <w:pPr>
        <w:jc w:val="center"/>
        <w:rPr>
          <w:rFonts w:asciiTheme="minorEastAsia" w:hAnsiTheme="minorEastAsia"/>
          <w:b/>
        </w:rPr>
      </w:pPr>
    </w:p>
    <w:p w14:paraId="017B99FE" w14:textId="77777777" w:rsidR="00F91945" w:rsidRDefault="00F91945" w:rsidP="00F91945">
      <w:pPr>
        <w:ind w:firstLine="420"/>
      </w:pPr>
      <w:r>
        <w:rPr>
          <w:rFonts w:hint="eastAsia"/>
        </w:rPr>
        <w:t>系统仿真结果如图</w:t>
      </w:r>
      <w:r>
        <w:rPr>
          <w:rFonts w:hint="eastAsia"/>
        </w:rPr>
        <w:t>4.1</w:t>
      </w:r>
      <w:r w:rsidR="00556954">
        <w:rPr>
          <w:rFonts w:hint="eastAsia"/>
        </w:rPr>
        <w:t>2</w:t>
      </w:r>
      <w:r w:rsidRPr="00F91945">
        <w:rPr>
          <w:rFonts w:hint="eastAsia"/>
        </w:rPr>
        <w:t>～</w:t>
      </w:r>
      <w:r w:rsidR="00556954">
        <w:rPr>
          <w:rFonts w:hint="eastAsia"/>
        </w:rPr>
        <w:t>4.15</w:t>
      </w:r>
      <w:r>
        <w:rPr>
          <w:rFonts w:hint="eastAsia"/>
        </w:rPr>
        <w:t>所示。</w:t>
      </w:r>
    </w:p>
    <w:p w14:paraId="7DCF66D5" w14:textId="77777777" w:rsidR="00556954" w:rsidRDefault="00556954" w:rsidP="00556954">
      <w:pPr>
        <w:ind w:firstLine="420"/>
        <w:jc w:val="center"/>
      </w:pPr>
      <w:r w:rsidRPr="00556954">
        <w:rPr>
          <w:noProof/>
        </w:rPr>
        <w:drawing>
          <wp:inline distT="0" distB="0" distL="0" distR="0" wp14:anchorId="6579EE2B" wp14:editId="11B2D971">
            <wp:extent cx="5035664" cy="28069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28024" b="3253"/>
                    <a:stretch/>
                  </pic:blipFill>
                  <pic:spPr bwMode="auto">
                    <a:xfrm>
                      <a:off x="0" y="0"/>
                      <a:ext cx="5036200" cy="2807294"/>
                    </a:xfrm>
                    <a:prstGeom prst="rect">
                      <a:avLst/>
                    </a:prstGeom>
                    <a:ln>
                      <a:noFill/>
                    </a:ln>
                    <a:extLst>
                      <a:ext uri="{53640926-AAD7-44D8-BBD7-CCE9431645EC}">
                        <a14:shadowObscured xmlns:a14="http://schemas.microsoft.com/office/drawing/2010/main"/>
                      </a:ext>
                    </a:extLst>
                  </pic:spPr>
                </pic:pic>
              </a:graphicData>
            </a:graphic>
          </wp:inline>
        </w:drawing>
      </w:r>
    </w:p>
    <w:p w14:paraId="18A8F71D" w14:textId="77777777" w:rsidR="00556954" w:rsidRPr="00556954" w:rsidRDefault="00556954" w:rsidP="00556954">
      <w:pPr>
        <w:ind w:firstLine="420"/>
        <w:jc w:val="center"/>
        <w:rPr>
          <w:rFonts w:asciiTheme="minorEastAsia" w:hAnsiTheme="minorEastAsia"/>
          <w:b/>
        </w:rPr>
      </w:pPr>
      <w:r w:rsidRPr="00556954">
        <w:rPr>
          <w:rFonts w:asciiTheme="minorEastAsia" w:hAnsiTheme="minorEastAsia" w:hint="eastAsia"/>
          <w:b/>
        </w:rPr>
        <w:t>图4.12 电机温度变化曲线</w:t>
      </w:r>
    </w:p>
    <w:p w14:paraId="251CCA9C" w14:textId="77777777" w:rsidR="00F91945" w:rsidRDefault="00F91945" w:rsidP="00112082">
      <w:pPr>
        <w:ind w:firstLine="420"/>
        <w:jc w:val="center"/>
      </w:pPr>
      <w:r w:rsidRPr="00F91945">
        <w:rPr>
          <w:noProof/>
        </w:rPr>
        <w:lastRenderedPageBreak/>
        <w:drawing>
          <wp:inline distT="0" distB="0" distL="0" distR="0" wp14:anchorId="154C7428" wp14:editId="3110ED89">
            <wp:extent cx="4433777" cy="2550534"/>
            <wp:effectExtent l="0" t="0" r="508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45842" b="2824"/>
                    <a:stretch/>
                  </pic:blipFill>
                  <pic:spPr bwMode="auto">
                    <a:xfrm>
                      <a:off x="0" y="0"/>
                      <a:ext cx="4448965" cy="2559271"/>
                    </a:xfrm>
                    <a:prstGeom prst="rect">
                      <a:avLst/>
                    </a:prstGeom>
                    <a:ln>
                      <a:noFill/>
                    </a:ln>
                    <a:extLst>
                      <a:ext uri="{53640926-AAD7-44D8-BBD7-CCE9431645EC}">
                        <a14:shadowObscured xmlns:a14="http://schemas.microsoft.com/office/drawing/2010/main"/>
                      </a:ext>
                    </a:extLst>
                  </pic:spPr>
                </pic:pic>
              </a:graphicData>
            </a:graphic>
          </wp:inline>
        </w:drawing>
      </w:r>
    </w:p>
    <w:p w14:paraId="5C95898D" w14:textId="77777777" w:rsidR="00112082" w:rsidRPr="00407C4E" w:rsidRDefault="00112082" w:rsidP="00112082">
      <w:pPr>
        <w:ind w:firstLine="420"/>
        <w:jc w:val="center"/>
        <w:rPr>
          <w:rFonts w:asciiTheme="minorEastAsia" w:hAnsiTheme="minorEastAsia"/>
          <w:b/>
        </w:rPr>
      </w:pPr>
      <w:r w:rsidRPr="00407C4E">
        <w:rPr>
          <w:rFonts w:asciiTheme="minorEastAsia" w:hAnsiTheme="minorEastAsia" w:hint="eastAsia"/>
          <w:b/>
        </w:rPr>
        <w:t>图4.1</w:t>
      </w:r>
      <w:r w:rsidR="00556954">
        <w:rPr>
          <w:rFonts w:asciiTheme="minorEastAsia" w:hAnsiTheme="minorEastAsia" w:hint="eastAsia"/>
          <w:b/>
        </w:rPr>
        <w:t>3</w:t>
      </w:r>
      <w:r w:rsidRPr="00407C4E">
        <w:rPr>
          <w:rFonts w:asciiTheme="minorEastAsia" w:hAnsiTheme="minorEastAsia" w:hint="eastAsia"/>
          <w:b/>
        </w:rPr>
        <w:t xml:space="preserve"> PMSM输出转矩</w:t>
      </w:r>
    </w:p>
    <w:p w14:paraId="6FCADFFB" w14:textId="77777777" w:rsidR="00112082" w:rsidRDefault="00112082" w:rsidP="00112082">
      <w:pPr>
        <w:ind w:firstLine="420"/>
        <w:jc w:val="center"/>
      </w:pPr>
      <w:r>
        <w:rPr>
          <w:noProof/>
        </w:rPr>
        <w:drawing>
          <wp:inline distT="0" distB="0" distL="0" distR="0" wp14:anchorId="717573CA" wp14:editId="41E7F01D">
            <wp:extent cx="4332038" cy="2700670"/>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3">
                      <a:extLst>
                        <a:ext uri="{28A0092B-C50C-407E-A947-70E740481C1C}">
                          <a14:useLocalDpi xmlns:a14="http://schemas.microsoft.com/office/drawing/2010/main" val="0"/>
                        </a:ext>
                      </a:extLst>
                    </a:blip>
                    <a:srcRect r="49631" b="2956"/>
                    <a:stretch/>
                  </pic:blipFill>
                  <pic:spPr bwMode="auto">
                    <a:xfrm>
                      <a:off x="0" y="0"/>
                      <a:ext cx="4350651" cy="2712274"/>
                    </a:xfrm>
                    <a:prstGeom prst="rect">
                      <a:avLst/>
                    </a:prstGeom>
                    <a:noFill/>
                    <a:ln>
                      <a:noFill/>
                    </a:ln>
                    <a:extLst>
                      <a:ext uri="{53640926-AAD7-44D8-BBD7-CCE9431645EC}">
                        <a14:shadowObscured xmlns:a14="http://schemas.microsoft.com/office/drawing/2010/main"/>
                      </a:ext>
                    </a:extLst>
                  </pic:spPr>
                </pic:pic>
              </a:graphicData>
            </a:graphic>
          </wp:inline>
        </w:drawing>
      </w:r>
    </w:p>
    <w:p w14:paraId="54FF8064" w14:textId="77777777" w:rsidR="008D1A6F" w:rsidRPr="00407C4E" w:rsidRDefault="00112082" w:rsidP="006641A1">
      <w:pPr>
        <w:ind w:firstLine="420"/>
        <w:jc w:val="center"/>
        <w:rPr>
          <w:rFonts w:asciiTheme="minorEastAsia" w:hAnsiTheme="minorEastAsia"/>
          <w:b/>
        </w:rPr>
      </w:pPr>
      <w:r w:rsidRPr="00407C4E">
        <w:rPr>
          <w:rFonts w:asciiTheme="minorEastAsia" w:hAnsiTheme="minorEastAsia" w:hint="eastAsia"/>
          <w:b/>
        </w:rPr>
        <w:t>图4.</w:t>
      </w:r>
      <w:r w:rsidR="003E4256" w:rsidRPr="00407C4E">
        <w:rPr>
          <w:rFonts w:asciiTheme="minorEastAsia" w:hAnsiTheme="minorEastAsia" w:hint="eastAsia"/>
          <w:b/>
        </w:rPr>
        <w:t>1</w:t>
      </w:r>
      <w:r w:rsidR="00556954">
        <w:rPr>
          <w:rFonts w:asciiTheme="minorEastAsia" w:hAnsiTheme="minorEastAsia" w:hint="eastAsia"/>
          <w:b/>
        </w:rPr>
        <w:t>4</w:t>
      </w:r>
      <w:r w:rsidRPr="00407C4E">
        <w:rPr>
          <w:rFonts w:asciiTheme="minorEastAsia" w:hAnsiTheme="minorEastAsia" w:hint="eastAsia"/>
          <w:b/>
        </w:rPr>
        <w:t xml:space="preserve"> PMSM三相电流</w:t>
      </w:r>
    </w:p>
    <w:p w14:paraId="68ED5EDB" w14:textId="77777777" w:rsidR="00112082" w:rsidRDefault="00112082" w:rsidP="00112082">
      <w:pPr>
        <w:ind w:firstLine="420"/>
        <w:jc w:val="center"/>
      </w:pPr>
      <w:r w:rsidRPr="00112082">
        <w:rPr>
          <w:noProof/>
        </w:rPr>
        <w:drawing>
          <wp:inline distT="0" distB="0" distL="0" distR="0" wp14:anchorId="79F35961" wp14:editId="07B8DE12">
            <wp:extent cx="4453699" cy="263687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r="51910" b="2794"/>
                    <a:stretch/>
                  </pic:blipFill>
                  <pic:spPr bwMode="auto">
                    <a:xfrm>
                      <a:off x="0" y="0"/>
                      <a:ext cx="4473274" cy="2648464"/>
                    </a:xfrm>
                    <a:prstGeom prst="rect">
                      <a:avLst/>
                    </a:prstGeom>
                    <a:ln>
                      <a:noFill/>
                    </a:ln>
                    <a:extLst>
                      <a:ext uri="{53640926-AAD7-44D8-BBD7-CCE9431645EC}">
                        <a14:shadowObscured xmlns:a14="http://schemas.microsoft.com/office/drawing/2010/main"/>
                      </a:ext>
                    </a:extLst>
                  </pic:spPr>
                </pic:pic>
              </a:graphicData>
            </a:graphic>
          </wp:inline>
        </w:drawing>
      </w:r>
    </w:p>
    <w:p w14:paraId="755CF24A" w14:textId="77777777" w:rsidR="00802691" w:rsidRPr="00407C4E" w:rsidRDefault="003E4256" w:rsidP="00335C71">
      <w:pPr>
        <w:jc w:val="center"/>
        <w:rPr>
          <w:rFonts w:asciiTheme="minorEastAsia" w:hAnsiTheme="minorEastAsia"/>
          <w:b/>
        </w:rPr>
      </w:pPr>
      <w:r w:rsidRPr="00407C4E">
        <w:rPr>
          <w:rFonts w:asciiTheme="minorEastAsia" w:hAnsiTheme="minorEastAsia"/>
          <w:b/>
        </w:rPr>
        <w:t>图</w:t>
      </w:r>
      <w:r w:rsidRPr="00407C4E">
        <w:rPr>
          <w:rFonts w:asciiTheme="minorEastAsia" w:hAnsiTheme="minorEastAsia" w:hint="eastAsia"/>
          <w:b/>
        </w:rPr>
        <w:t>4.1</w:t>
      </w:r>
      <w:r w:rsidR="00556954">
        <w:rPr>
          <w:rFonts w:asciiTheme="minorEastAsia" w:hAnsiTheme="minorEastAsia" w:hint="eastAsia"/>
          <w:b/>
        </w:rPr>
        <w:t>5</w:t>
      </w:r>
      <w:r w:rsidRPr="00407C4E">
        <w:rPr>
          <w:rFonts w:asciiTheme="minorEastAsia" w:hAnsiTheme="minorEastAsia" w:hint="eastAsia"/>
          <w:b/>
        </w:rPr>
        <w:t xml:space="preserve"> 电机q轴电流</w:t>
      </w:r>
    </w:p>
    <w:p w14:paraId="09C7EEF5" w14:textId="77777777" w:rsidR="003E4256" w:rsidRPr="00201C60" w:rsidRDefault="003E4256" w:rsidP="00201C60">
      <w:pPr>
        <w:spacing w:line="360" w:lineRule="auto"/>
        <w:ind w:firstLineChars="200" w:firstLine="480"/>
        <w:rPr>
          <w:sz w:val="24"/>
          <w:szCs w:val="24"/>
        </w:rPr>
      </w:pPr>
      <w:r w:rsidRPr="00201C60">
        <w:rPr>
          <w:sz w:val="24"/>
          <w:szCs w:val="24"/>
        </w:rPr>
        <w:lastRenderedPageBreak/>
        <w:t>由仿真结果可以看出</w:t>
      </w:r>
      <w:r w:rsidRPr="00201C60">
        <w:rPr>
          <w:rFonts w:hint="eastAsia"/>
          <w:sz w:val="24"/>
          <w:szCs w:val="24"/>
        </w:rPr>
        <w:t>，</w:t>
      </w:r>
      <w:r w:rsidRPr="00201C60">
        <w:rPr>
          <w:sz w:val="24"/>
          <w:szCs w:val="24"/>
        </w:rPr>
        <w:t>在</w:t>
      </w:r>
      <w:r w:rsidR="00201C60" w:rsidRPr="00201C60">
        <w:rPr>
          <w:rFonts w:hint="eastAsia"/>
          <w:sz w:val="24"/>
          <w:szCs w:val="24"/>
        </w:rPr>
        <w:t>0-0.2s</w:t>
      </w:r>
      <w:r w:rsidR="0041505F">
        <w:rPr>
          <w:rFonts w:hint="eastAsia"/>
          <w:sz w:val="24"/>
          <w:szCs w:val="24"/>
        </w:rPr>
        <w:t>时间内，电机空载开始运行并逐渐进入平稳状态，</w:t>
      </w:r>
      <w:r w:rsidR="00DE3A3B">
        <w:rPr>
          <w:rFonts w:hint="eastAsia"/>
          <w:sz w:val="24"/>
          <w:szCs w:val="24"/>
        </w:rPr>
        <w:t>电机</w:t>
      </w:r>
      <w:r w:rsidR="00201C60" w:rsidRPr="00201C60">
        <w:rPr>
          <w:rFonts w:hint="eastAsia"/>
          <w:sz w:val="24"/>
          <w:szCs w:val="24"/>
        </w:rPr>
        <w:t>电流与</w:t>
      </w:r>
      <w:r w:rsidR="00DE3A3B">
        <w:rPr>
          <w:rFonts w:hint="eastAsia"/>
          <w:sz w:val="24"/>
          <w:szCs w:val="24"/>
        </w:rPr>
        <w:t>输出</w:t>
      </w:r>
      <w:r w:rsidR="00201C60" w:rsidRPr="00201C60">
        <w:rPr>
          <w:rFonts w:hint="eastAsia"/>
          <w:sz w:val="24"/>
          <w:szCs w:val="24"/>
        </w:rPr>
        <w:t>转矩都为</w:t>
      </w:r>
      <w:r w:rsidR="00DE3A3B">
        <w:rPr>
          <w:rFonts w:hint="eastAsia"/>
          <w:sz w:val="24"/>
          <w:szCs w:val="24"/>
        </w:rPr>
        <w:t>零</w:t>
      </w:r>
      <w:r w:rsidR="00201C60" w:rsidRPr="00201C60">
        <w:rPr>
          <w:rFonts w:hint="eastAsia"/>
          <w:sz w:val="24"/>
          <w:szCs w:val="24"/>
        </w:rPr>
        <w:t>，</w:t>
      </w:r>
      <w:r w:rsidR="0041505F">
        <w:rPr>
          <w:rFonts w:hint="eastAsia"/>
          <w:sz w:val="24"/>
          <w:szCs w:val="24"/>
        </w:rPr>
        <w:t>在</w:t>
      </w:r>
      <w:r w:rsidR="0041505F">
        <w:rPr>
          <w:rFonts w:hint="eastAsia"/>
          <w:sz w:val="24"/>
          <w:szCs w:val="24"/>
        </w:rPr>
        <w:t>0.2</w:t>
      </w:r>
      <w:r w:rsidR="0041505F" w:rsidRPr="0041505F">
        <w:rPr>
          <w:rFonts w:hint="eastAsia"/>
          <w:sz w:val="24"/>
          <w:szCs w:val="24"/>
        </w:rPr>
        <w:t>～</w:t>
      </w:r>
      <w:r w:rsidR="0041505F">
        <w:rPr>
          <w:rFonts w:hint="eastAsia"/>
          <w:sz w:val="24"/>
          <w:szCs w:val="24"/>
        </w:rPr>
        <w:t>0.6s</w:t>
      </w:r>
      <w:r w:rsidR="0041505F">
        <w:rPr>
          <w:rFonts w:hint="eastAsia"/>
          <w:sz w:val="24"/>
          <w:szCs w:val="24"/>
        </w:rPr>
        <w:t>内电机温度逐渐升高至</w:t>
      </w:r>
      <w:r w:rsidR="0041505F">
        <w:rPr>
          <w:rFonts w:hint="eastAsia"/>
          <w:sz w:val="24"/>
          <w:szCs w:val="24"/>
        </w:rPr>
        <w:t>150</w:t>
      </w:r>
      <w:r w:rsidR="0041505F">
        <w:rPr>
          <w:rFonts w:hint="eastAsia"/>
          <w:sz w:val="24"/>
          <w:szCs w:val="24"/>
        </w:rPr>
        <w:t>℃，</w:t>
      </w:r>
      <w:r w:rsidR="00201C60" w:rsidRPr="00201C60">
        <w:rPr>
          <w:rFonts w:hint="eastAsia"/>
          <w:sz w:val="24"/>
          <w:szCs w:val="24"/>
        </w:rPr>
        <w:t>电机</w:t>
      </w:r>
      <w:r w:rsidR="00DE3A3B">
        <w:rPr>
          <w:rFonts w:hint="eastAsia"/>
          <w:sz w:val="24"/>
          <w:szCs w:val="24"/>
        </w:rPr>
        <w:t>负载突变</w:t>
      </w:r>
      <w:r w:rsidR="0041505F">
        <w:rPr>
          <w:rFonts w:hint="eastAsia"/>
          <w:sz w:val="24"/>
          <w:szCs w:val="24"/>
        </w:rPr>
        <w:t>，</w:t>
      </w:r>
      <w:r w:rsidR="00201C60" w:rsidRPr="00201C60">
        <w:rPr>
          <w:rFonts w:hint="eastAsia"/>
          <w:sz w:val="24"/>
          <w:szCs w:val="24"/>
        </w:rPr>
        <w:t>随着电机温度的升高，定子电阻与永磁体磁链的变化，</w:t>
      </w:r>
      <w:r w:rsidR="0041505F">
        <w:rPr>
          <w:rFonts w:hint="eastAsia"/>
          <w:sz w:val="24"/>
          <w:szCs w:val="24"/>
        </w:rPr>
        <w:t>可以发现当系统未加入温度补偿环节时，电机的输出转矩由</w:t>
      </w:r>
      <w:r w:rsidR="0041505F">
        <w:rPr>
          <w:rFonts w:hint="eastAsia"/>
          <w:sz w:val="24"/>
          <w:szCs w:val="24"/>
        </w:rPr>
        <w:t>15.8N/m</w:t>
      </w:r>
      <w:r w:rsidR="0041505F">
        <w:rPr>
          <w:rFonts w:hint="eastAsia"/>
          <w:sz w:val="24"/>
          <w:szCs w:val="24"/>
        </w:rPr>
        <w:t>下降到了</w:t>
      </w:r>
      <w:r w:rsidR="0041505F">
        <w:rPr>
          <w:rFonts w:hint="eastAsia"/>
          <w:sz w:val="24"/>
          <w:szCs w:val="24"/>
        </w:rPr>
        <w:t>13.6N/m</w:t>
      </w:r>
      <w:r w:rsidR="0041505F">
        <w:rPr>
          <w:rFonts w:hint="eastAsia"/>
          <w:sz w:val="24"/>
          <w:szCs w:val="24"/>
        </w:rPr>
        <w:t>，转矩值降低了</w:t>
      </w:r>
      <w:r w:rsidR="0041505F">
        <w:rPr>
          <w:rFonts w:hint="eastAsia"/>
          <w:sz w:val="24"/>
          <w:szCs w:val="24"/>
        </w:rPr>
        <w:t>2.1N/m</w:t>
      </w:r>
      <w:r w:rsidR="00201C60" w:rsidRPr="00201C60">
        <w:rPr>
          <w:rFonts w:hint="eastAsia"/>
          <w:sz w:val="24"/>
          <w:szCs w:val="24"/>
        </w:rPr>
        <w:t>。由此可见，与前面理论分析一致。</w:t>
      </w:r>
    </w:p>
    <w:p w14:paraId="5626DA09" w14:textId="77777777" w:rsidR="00201C60" w:rsidRPr="00BA4BF3" w:rsidRDefault="00201C60" w:rsidP="00201C60">
      <w:pPr>
        <w:pStyle w:val="3"/>
        <w:rPr>
          <w:rFonts w:ascii="黑体" w:eastAsia="黑体" w:hAnsi="黑体"/>
          <w:sz w:val="24"/>
          <w:szCs w:val="24"/>
        </w:rPr>
      </w:pPr>
      <w:bookmarkStart w:id="77" w:name="_Toc34901682"/>
      <w:r w:rsidRPr="00BA4BF3">
        <w:rPr>
          <w:rFonts w:ascii="黑体" w:eastAsia="黑体" w:hAnsi="黑体" w:hint="eastAsia"/>
          <w:sz w:val="24"/>
          <w:szCs w:val="24"/>
        </w:rPr>
        <w:t>4.</w:t>
      </w:r>
      <w:r w:rsidR="009474C7" w:rsidRPr="00BA4BF3">
        <w:rPr>
          <w:rFonts w:ascii="黑体" w:eastAsia="黑体" w:hAnsi="黑体" w:hint="eastAsia"/>
          <w:sz w:val="24"/>
          <w:szCs w:val="24"/>
        </w:rPr>
        <w:t>4</w:t>
      </w:r>
      <w:r w:rsidRPr="00BA4BF3">
        <w:rPr>
          <w:rFonts w:ascii="黑体" w:eastAsia="黑体" w:hAnsi="黑体" w:hint="eastAsia"/>
          <w:sz w:val="24"/>
          <w:szCs w:val="24"/>
        </w:rPr>
        <w:t xml:space="preserve">.3 </w:t>
      </w:r>
      <w:r w:rsidR="00767F1F" w:rsidRPr="00BA4BF3">
        <w:rPr>
          <w:rFonts w:ascii="黑体" w:eastAsia="黑体" w:hAnsi="黑体" w:hint="eastAsia"/>
          <w:sz w:val="24"/>
          <w:szCs w:val="24"/>
        </w:rPr>
        <w:t>仿真结果</w:t>
      </w:r>
      <w:r w:rsidRPr="00BA4BF3">
        <w:rPr>
          <w:rFonts w:ascii="黑体" w:eastAsia="黑体" w:hAnsi="黑体" w:hint="eastAsia"/>
          <w:sz w:val="24"/>
          <w:szCs w:val="24"/>
        </w:rPr>
        <w:t>对比分析</w:t>
      </w:r>
      <w:bookmarkEnd w:id="77"/>
    </w:p>
    <w:p w14:paraId="2B876B7B" w14:textId="77777777" w:rsidR="002E2445" w:rsidRPr="009039AE" w:rsidRDefault="002E2445" w:rsidP="009039AE">
      <w:pPr>
        <w:spacing w:line="360" w:lineRule="auto"/>
        <w:ind w:firstLineChars="200" w:firstLine="480"/>
        <w:rPr>
          <w:rFonts w:asciiTheme="minorEastAsia" w:hAnsiTheme="minorEastAsia"/>
          <w:sz w:val="24"/>
          <w:szCs w:val="24"/>
        </w:rPr>
      </w:pPr>
      <w:r w:rsidRPr="009039AE">
        <w:rPr>
          <w:rFonts w:asciiTheme="minorEastAsia" w:hAnsiTheme="minorEastAsia" w:hint="eastAsia"/>
          <w:sz w:val="24"/>
          <w:szCs w:val="24"/>
        </w:rPr>
        <w:t>将理想电机模型与带温度扰度的电机模型仿真所得的输出转矩参数放在同一数据表格中进行对比，其对比误差如图4.1</w:t>
      </w:r>
      <w:r w:rsidR="009005AA">
        <w:rPr>
          <w:rFonts w:asciiTheme="minorEastAsia" w:hAnsiTheme="minorEastAsia" w:hint="eastAsia"/>
          <w:sz w:val="24"/>
          <w:szCs w:val="24"/>
        </w:rPr>
        <w:t>6</w:t>
      </w:r>
      <w:r w:rsidRPr="009039AE">
        <w:rPr>
          <w:rFonts w:asciiTheme="minorEastAsia" w:hAnsiTheme="minorEastAsia" w:hint="eastAsia"/>
          <w:sz w:val="24"/>
          <w:szCs w:val="24"/>
        </w:rPr>
        <w:t>所示。</w:t>
      </w:r>
      <w:r w:rsidR="00A25FCB" w:rsidRPr="009039AE">
        <w:rPr>
          <w:rFonts w:asciiTheme="minorEastAsia" w:hAnsiTheme="minorEastAsia" w:hint="eastAsia"/>
          <w:sz w:val="24"/>
          <w:szCs w:val="24"/>
        </w:rPr>
        <w:t>由误差图可以看出，在0.2s时刻，电机加载，转矩开始出现误差，随着电机温度的升高，误差逐渐增大，与理论分析相符合。</w:t>
      </w:r>
    </w:p>
    <w:p w14:paraId="053309DB" w14:textId="77777777" w:rsidR="002E2445" w:rsidRDefault="00BD1080" w:rsidP="00BD1080">
      <w:pPr>
        <w:jc w:val="center"/>
      </w:pPr>
      <w:r>
        <w:rPr>
          <w:noProof/>
        </w:rPr>
        <w:drawing>
          <wp:inline distT="0" distB="0" distL="0" distR="0" wp14:anchorId="5A2C0785" wp14:editId="66294EE2">
            <wp:extent cx="4710223" cy="3077346"/>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5">
                      <a:extLst>
                        <a:ext uri="{28A0092B-C50C-407E-A947-70E740481C1C}">
                          <a14:useLocalDpi xmlns:a14="http://schemas.microsoft.com/office/drawing/2010/main" val="0"/>
                        </a:ext>
                      </a:extLst>
                    </a:blip>
                    <a:srcRect r="51691" b="4192"/>
                    <a:stretch/>
                  </pic:blipFill>
                  <pic:spPr bwMode="auto">
                    <a:xfrm>
                      <a:off x="0" y="0"/>
                      <a:ext cx="4713500" cy="3079487"/>
                    </a:xfrm>
                    <a:prstGeom prst="rect">
                      <a:avLst/>
                    </a:prstGeom>
                    <a:noFill/>
                    <a:ln>
                      <a:noFill/>
                    </a:ln>
                    <a:extLst>
                      <a:ext uri="{53640926-AAD7-44D8-BBD7-CCE9431645EC}">
                        <a14:shadowObscured xmlns:a14="http://schemas.microsoft.com/office/drawing/2010/main"/>
                      </a:ext>
                    </a:extLst>
                  </pic:spPr>
                </pic:pic>
              </a:graphicData>
            </a:graphic>
          </wp:inline>
        </w:drawing>
      </w:r>
    </w:p>
    <w:p w14:paraId="120DC491" w14:textId="77777777" w:rsidR="00BD1080" w:rsidRPr="00407C4E" w:rsidRDefault="00BD1080" w:rsidP="00BD1080">
      <w:pPr>
        <w:jc w:val="center"/>
        <w:rPr>
          <w:rFonts w:asciiTheme="minorEastAsia" w:hAnsiTheme="minorEastAsia"/>
          <w:b/>
        </w:rPr>
      </w:pPr>
      <w:r w:rsidRPr="00407C4E">
        <w:rPr>
          <w:rFonts w:asciiTheme="minorEastAsia" w:hAnsiTheme="minorEastAsia" w:hint="eastAsia"/>
          <w:b/>
        </w:rPr>
        <w:t>图4.1</w:t>
      </w:r>
      <w:r w:rsidR="009005AA">
        <w:rPr>
          <w:rFonts w:asciiTheme="minorEastAsia" w:hAnsiTheme="minorEastAsia" w:hint="eastAsia"/>
          <w:b/>
        </w:rPr>
        <w:t>6</w:t>
      </w:r>
      <w:r w:rsidRPr="00407C4E">
        <w:rPr>
          <w:rFonts w:asciiTheme="minorEastAsia" w:hAnsiTheme="minorEastAsia" w:hint="eastAsia"/>
          <w:b/>
        </w:rPr>
        <w:t xml:space="preserve"> 转矩误差曲线</w:t>
      </w:r>
    </w:p>
    <w:p w14:paraId="353AB662" w14:textId="77777777" w:rsidR="006F66E8" w:rsidRPr="00BA4BF3" w:rsidRDefault="006F66E8" w:rsidP="002E2445">
      <w:pPr>
        <w:pStyle w:val="2"/>
        <w:rPr>
          <w:rFonts w:ascii="黑体" w:hAnsi="黑体"/>
          <w:sz w:val="28"/>
          <w:szCs w:val="28"/>
        </w:rPr>
      </w:pPr>
      <w:bookmarkStart w:id="78" w:name="_Toc34901683"/>
      <w:r w:rsidRPr="00BA4BF3">
        <w:rPr>
          <w:rFonts w:ascii="黑体" w:hAnsi="黑体" w:hint="eastAsia"/>
          <w:sz w:val="28"/>
          <w:szCs w:val="28"/>
        </w:rPr>
        <w:t>4.</w:t>
      </w:r>
      <w:r w:rsidR="009630D2" w:rsidRPr="00BA4BF3">
        <w:rPr>
          <w:rFonts w:ascii="黑体" w:hAnsi="黑体" w:hint="eastAsia"/>
          <w:sz w:val="28"/>
          <w:szCs w:val="28"/>
        </w:rPr>
        <w:t>5</w:t>
      </w:r>
      <w:r w:rsidR="00672E98" w:rsidRPr="00BA4BF3">
        <w:rPr>
          <w:rFonts w:ascii="黑体" w:hAnsi="黑体" w:hint="eastAsia"/>
          <w:sz w:val="28"/>
          <w:szCs w:val="28"/>
        </w:rPr>
        <w:t xml:space="preserve"> PMSM温度补偿方案设计与simulink</w:t>
      </w:r>
      <w:r w:rsidRPr="00BA4BF3">
        <w:rPr>
          <w:rFonts w:ascii="黑体" w:hAnsi="黑体" w:hint="eastAsia"/>
          <w:sz w:val="28"/>
          <w:szCs w:val="28"/>
        </w:rPr>
        <w:t>模型</w:t>
      </w:r>
      <w:r w:rsidR="00B42DD1" w:rsidRPr="00BA4BF3">
        <w:rPr>
          <w:rFonts w:ascii="黑体" w:hAnsi="黑体" w:hint="eastAsia"/>
          <w:sz w:val="28"/>
          <w:szCs w:val="28"/>
        </w:rPr>
        <w:t>搭建</w:t>
      </w:r>
      <w:bookmarkEnd w:id="78"/>
    </w:p>
    <w:p w14:paraId="2873A0EC" w14:textId="77777777" w:rsidR="006641A1" w:rsidRPr="009039AE" w:rsidRDefault="006641A1" w:rsidP="006641A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由上节理想情况与实际情况下电机输出转矩仿真结果</w:t>
      </w:r>
      <w:r w:rsidR="009039AE" w:rsidRPr="009039AE">
        <w:rPr>
          <w:rFonts w:asciiTheme="minorEastAsia" w:hAnsiTheme="minorEastAsia" w:hint="eastAsia"/>
          <w:sz w:val="24"/>
          <w:szCs w:val="24"/>
        </w:rPr>
        <w:t>分析可知，在温度升高的过程中，</w:t>
      </w:r>
      <w:r w:rsidR="009039AE" w:rsidRPr="006641A1">
        <w:rPr>
          <w:rFonts w:asciiTheme="minorEastAsia" w:hAnsiTheme="minorEastAsia" w:hint="eastAsia"/>
          <w:sz w:val="24"/>
          <w:szCs w:val="24"/>
        </w:rPr>
        <w:t>电机实际输出转矩逐渐减小</w:t>
      </w:r>
      <w:r>
        <w:rPr>
          <w:rFonts w:asciiTheme="minorEastAsia" w:hAnsiTheme="minorEastAsia" w:hint="eastAsia"/>
          <w:sz w:val="24"/>
          <w:szCs w:val="24"/>
        </w:rPr>
        <w:t>并出现波动</w:t>
      </w:r>
      <w:r w:rsidR="009039AE" w:rsidRPr="009039AE">
        <w:rPr>
          <w:rFonts w:asciiTheme="minorEastAsia" w:hAnsiTheme="minorEastAsia" w:hint="eastAsia"/>
          <w:sz w:val="24"/>
          <w:szCs w:val="24"/>
        </w:rPr>
        <w:t>，而在实际情况下需要尽量避免这种现象出现，所以本节内容将根据前面分析，首先将建立神BP经网络模型，再使用测得的数据对此网络进行训练，得到训练后的模型，最后将此模型加入到</w:t>
      </w:r>
      <w:r w:rsidR="009039AE" w:rsidRPr="009039AE">
        <w:rPr>
          <w:rFonts w:asciiTheme="minorEastAsia" w:hAnsiTheme="minorEastAsia" w:hint="eastAsia"/>
          <w:sz w:val="24"/>
          <w:szCs w:val="24"/>
        </w:rPr>
        <w:lastRenderedPageBreak/>
        <w:t>传统的PMSM电机控制系统，作为前馈补偿，对各温度</w:t>
      </w:r>
      <w:commentRangeStart w:id="79"/>
      <w:r w:rsidR="009039AE" w:rsidRPr="009039AE">
        <w:rPr>
          <w:rFonts w:asciiTheme="minorEastAsia" w:hAnsiTheme="minorEastAsia" w:hint="eastAsia"/>
          <w:sz w:val="24"/>
          <w:szCs w:val="24"/>
        </w:rPr>
        <w:t>转态</w:t>
      </w:r>
      <w:commentRangeEnd w:id="79"/>
      <w:r w:rsidR="00583626">
        <w:rPr>
          <w:rStyle w:val="af5"/>
        </w:rPr>
        <w:commentReference w:id="79"/>
      </w:r>
      <w:r w:rsidR="009039AE" w:rsidRPr="009039AE">
        <w:rPr>
          <w:rFonts w:asciiTheme="minorEastAsia" w:hAnsiTheme="minorEastAsia" w:hint="eastAsia"/>
          <w:sz w:val="24"/>
          <w:szCs w:val="24"/>
        </w:rPr>
        <w:t>下电机的指令信号进行合理补偿，减小其输出转矩波动。</w:t>
      </w:r>
    </w:p>
    <w:p w14:paraId="76F156F9" w14:textId="77777777" w:rsidR="00B42DD1" w:rsidRPr="00BA4BF3" w:rsidRDefault="00B42DD1" w:rsidP="00D707E4">
      <w:pPr>
        <w:pStyle w:val="3"/>
        <w:rPr>
          <w:rFonts w:ascii="黑体" w:eastAsia="黑体" w:hAnsi="黑体"/>
          <w:sz w:val="24"/>
          <w:szCs w:val="24"/>
        </w:rPr>
      </w:pPr>
      <w:bookmarkStart w:id="80" w:name="_Toc34901684"/>
      <w:r w:rsidRPr="00BA4BF3">
        <w:rPr>
          <w:rFonts w:ascii="黑体" w:eastAsia="黑体" w:hAnsi="黑体" w:hint="eastAsia"/>
          <w:sz w:val="24"/>
          <w:szCs w:val="24"/>
        </w:rPr>
        <w:t>4.</w:t>
      </w:r>
      <w:r w:rsidR="009630D2" w:rsidRPr="00BA4BF3">
        <w:rPr>
          <w:rFonts w:ascii="黑体" w:eastAsia="黑体" w:hAnsi="黑体" w:hint="eastAsia"/>
          <w:sz w:val="24"/>
          <w:szCs w:val="24"/>
        </w:rPr>
        <w:t>5</w:t>
      </w:r>
      <w:r w:rsidRPr="00BA4BF3">
        <w:rPr>
          <w:rFonts w:ascii="黑体" w:eastAsia="黑体" w:hAnsi="黑体" w:hint="eastAsia"/>
          <w:sz w:val="24"/>
          <w:szCs w:val="24"/>
        </w:rPr>
        <w:t>.1 BP神经网络模型</w:t>
      </w:r>
      <w:bookmarkEnd w:id="80"/>
      <w:r w:rsidR="00556954">
        <w:rPr>
          <w:rFonts w:ascii="黑体" w:eastAsia="黑体" w:hAnsi="黑体" w:hint="eastAsia"/>
          <w:sz w:val="24"/>
          <w:szCs w:val="24"/>
        </w:rPr>
        <w:t>建立</w:t>
      </w:r>
    </w:p>
    <w:p w14:paraId="23A2751C" w14:textId="77777777" w:rsidR="00B42DD1" w:rsidRPr="00A0488E" w:rsidRDefault="00B42DD1" w:rsidP="00A0488E">
      <w:pPr>
        <w:spacing w:line="360" w:lineRule="auto"/>
        <w:rPr>
          <w:rFonts w:asciiTheme="minorEastAsia" w:hAnsiTheme="minorEastAsia"/>
          <w:sz w:val="24"/>
          <w:szCs w:val="24"/>
        </w:rPr>
      </w:pPr>
      <w:r>
        <w:rPr>
          <w:rFonts w:hint="eastAsia"/>
        </w:rPr>
        <w:tab/>
      </w:r>
      <w:r w:rsidR="00556954">
        <w:rPr>
          <w:rFonts w:asciiTheme="minorEastAsia" w:hAnsiTheme="minorEastAsia" w:hint="eastAsia"/>
          <w:sz w:val="24"/>
          <w:szCs w:val="24"/>
        </w:rPr>
        <w:t>本设计所用数据是</w:t>
      </w:r>
      <w:r w:rsidRPr="00A0488E">
        <w:rPr>
          <w:rFonts w:asciiTheme="minorEastAsia" w:hAnsiTheme="minorEastAsia" w:hint="eastAsia"/>
          <w:sz w:val="24"/>
          <w:szCs w:val="24"/>
        </w:rPr>
        <w:t>在测功机台架上对电机做4组温度循环测试，</w:t>
      </w:r>
      <w:r w:rsidR="00EC00AD">
        <w:rPr>
          <w:rFonts w:asciiTheme="minorEastAsia" w:hAnsiTheme="minorEastAsia" w:hint="eastAsia"/>
          <w:sz w:val="24"/>
          <w:szCs w:val="24"/>
        </w:rPr>
        <w:t>分别为温度由室温上升至140℃过程中，不同转速下各个时刻所对应的d、q轴电流值以及电机输出转矩。所测得的</w:t>
      </w:r>
      <w:r w:rsidRPr="00A0488E">
        <w:rPr>
          <w:rFonts w:asciiTheme="minorEastAsia" w:hAnsiTheme="minorEastAsia" w:hint="eastAsia"/>
          <w:sz w:val="24"/>
          <w:szCs w:val="24"/>
        </w:rPr>
        <w:t>这些数据将做为训练神经网络的</w:t>
      </w:r>
      <w:r w:rsidR="00EC00AD">
        <w:rPr>
          <w:rFonts w:asciiTheme="minorEastAsia" w:hAnsiTheme="minorEastAsia" w:hint="eastAsia"/>
          <w:sz w:val="24"/>
          <w:szCs w:val="24"/>
        </w:rPr>
        <w:t>原始</w:t>
      </w:r>
      <w:r w:rsidRPr="00A0488E">
        <w:rPr>
          <w:rFonts w:asciiTheme="minorEastAsia" w:hAnsiTheme="minorEastAsia" w:hint="eastAsia"/>
          <w:sz w:val="24"/>
          <w:szCs w:val="24"/>
        </w:rPr>
        <w:t>输入数据，</w:t>
      </w:r>
      <w:commentRangeStart w:id="81"/>
      <w:r w:rsidRPr="00A0488E">
        <w:rPr>
          <w:rFonts w:asciiTheme="minorEastAsia" w:hAnsiTheme="minorEastAsia" w:hint="eastAsia"/>
          <w:sz w:val="24"/>
          <w:szCs w:val="24"/>
        </w:rPr>
        <w:t>并根据训练完成的模型作为对电机的输出转矩进行</w:t>
      </w:r>
      <w:r w:rsidR="00EC00AD">
        <w:rPr>
          <w:rFonts w:asciiTheme="minorEastAsia" w:hAnsiTheme="minorEastAsia" w:hint="eastAsia"/>
          <w:sz w:val="24"/>
          <w:szCs w:val="24"/>
        </w:rPr>
        <w:t>前馈</w:t>
      </w:r>
      <w:r w:rsidRPr="00A0488E">
        <w:rPr>
          <w:rFonts w:asciiTheme="minorEastAsia" w:hAnsiTheme="minorEastAsia" w:hint="eastAsia"/>
          <w:sz w:val="24"/>
          <w:szCs w:val="24"/>
        </w:rPr>
        <w:t>补偿。</w:t>
      </w:r>
      <w:commentRangeEnd w:id="81"/>
      <w:r w:rsidR="00CD1F6C">
        <w:rPr>
          <w:rStyle w:val="af5"/>
        </w:rPr>
        <w:commentReference w:id="81"/>
      </w:r>
      <w:r w:rsidRPr="00A0488E">
        <w:rPr>
          <w:rFonts w:asciiTheme="minorEastAsia" w:hAnsiTheme="minorEastAsia" w:hint="eastAsia"/>
          <w:sz w:val="24"/>
          <w:szCs w:val="24"/>
        </w:rPr>
        <w:t>测试</w:t>
      </w:r>
      <w:r w:rsidR="00EC00AD">
        <w:rPr>
          <w:rFonts w:asciiTheme="minorEastAsia" w:hAnsiTheme="minorEastAsia" w:hint="eastAsia"/>
          <w:sz w:val="24"/>
          <w:szCs w:val="24"/>
        </w:rPr>
        <w:t>具体</w:t>
      </w:r>
      <w:r w:rsidRPr="00A0488E">
        <w:rPr>
          <w:rFonts w:asciiTheme="minorEastAsia" w:hAnsiTheme="minorEastAsia" w:hint="eastAsia"/>
          <w:sz w:val="24"/>
          <w:szCs w:val="24"/>
        </w:rPr>
        <w:t>内容如表4.1所示。</w:t>
      </w:r>
    </w:p>
    <w:p w14:paraId="2A738751" w14:textId="77777777" w:rsidR="00B42DD1" w:rsidRPr="00407C4E" w:rsidRDefault="00B42DD1" w:rsidP="00A0488E">
      <w:pPr>
        <w:spacing w:line="360" w:lineRule="auto"/>
        <w:jc w:val="center"/>
        <w:rPr>
          <w:rFonts w:asciiTheme="minorEastAsia" w:hAnsiTheme="minorEastAsia"/>
          <w:b/>
          <w:szCs w:val="21"/>
        </w:rPr>
      </w:pPr>
      <w:r w:rsidRPr="00407C4E">
        <w:rPr>
          <w:rFonts w:asciiTheme="minorEastAsia" w:hAnsiTheme="minorEastAsia" w:hint="eastAsia"/>
          <w:b/>
          <w:szCs w:val="21"/>
        </w:rPr>
        <w:t>表4.1 电机温升实验表</w:t>
      </w:r>
    </w:p>
    <w:tbl>
      <w:tblPr>
        <w:tblStyle w:val="ab"/>
        <w:tblW w:w="0" w:type="auto"/>
        <w:tblLook w:val="04A0" w:firstRow="1" w:lastRow="0" w:firstColumn="1" w:lastColumn="0" w:noHBand="0" w:noVBand="1"/>
      </w:tblPr>
      <w:tblGrid>
        <w:gridCol w:w="2130"/>
        <w:gridCol w:w="2130"/>
        <w:gridCol w:w="2131"/>
        <w:gridCol w:w="2131"/>
      </w:tblGrid>
      <w:tr w:rsidR="00B42DD1" w:rsidRPr="00A0488E" w14:paraId="2291E35C" w14:textId="77777777" w:rsidTr="006D1E40">
        <w:tc>
          <w:tcPr>
            <w:tcW w:w="2130" w:type="dxa"/>
            <w:vAlign w:val="center"/>
          </w:tcPr>
          <w:p w14:paraId="2D1B0798"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转速</w:t>
            </w:r>
            <m:oMath>
              <m:r>
                <w:rPr>
                  <w:rFonts w:ascii="Cambria Math" w:hAnsi="Cambria Math"/>
                  <w:sz w:val="24"/>
                  <w:szCs w:val="24"/>
                </w:rPr>
                <m:t>r</m:t>
              </m:r>
              <m:r>
                <w:rPr>
                  <w:rFonts w:ascii="Cambria Math" w:hAnsi="Cambria Math" w:hint="eastAsia"/>
                  <w:sz w:val="24"/>
                  <w:szCs w:val="24"/>
                </w:rPr>
                <m:t>/min</m:t>
              </m:r>
            </m:oMath>
          </w:p>
        </w:tc>
        <w:tc>
          <w:tcPr>
            <w:tcW w:w="2130" w:type="dxa"/>
            <w:vAlign w:val="center"/>
          </w:tcPr>
          <w:p w14:paraId="00FF0B8B"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起始温度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oMath>
          </w:p>
        </w:tc>
        <w:tc>
          <w:tcPr>
            <w:tcW w:w="2131" w:type="dxa"/>
            <w:vAlign w:val="center"/>
          </w:tcPr>
          <w:p w14:paraId="536A853F"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截止温度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oMath>
          </w:p>
        </w:tc>
        <w:tc>
          <w:tcPr>
            <w:tcW w:w="2131" w:type="dxa"/>
            <w:vAlign w:val="center"/>
          </w:tcPr>
          <w:p w14:paraId="3886B31B"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记录数据</w:t>
            </w:r>
          </w:p>
        </w:tc>
      </w:tr>
      <w:tr w:rsidR="00B42DD1" w:rsidRPr="00A0488E" w14:paraId="75898A48" w14:textId="77777777" w:rsidTr="006D1E40">
        <w:tc>
          <w:tcPr>
            <w:tcW w:w="2130" w:type="dxa"/>
            <w:vAlign w:val="center"/>
          </w:tcPr>
          <w:p w14:paraId="51CBFE03"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500</w:t>
            </w:r>
          </w:p>
        </w:tc>
        <w:tc>
          <w:tcPr>
            <w:tcW w:w="2130" w:type="dxa"/>
            <w:vAlign w:val="center"/>
          </w:tcPr>
          <w:p w14:paraId="19DC9EC5"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14:paraId="3FC3B1B3"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140</w:t>
            </w:r>
          </w:p>
        </w:tc>
        <w:tc>
          <w:tcPr>
            <w:tcW w:w="2131" w:type="dxa"/>
            <w:vMerge w:val="restart"/>
            <w:vAlign w:val="center"/>
          </w:tcPr>
          <w:p w14:paraId="5184FA77"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电机各温度下对应的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Pr="00A0488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Pr="00A0488E">
              <w:rPr>
                <w:rFonts w:asciiTheme="minorEastAsia" w:hAnsiTheme="minorEastAsia"/>
                <w:sz w:val="24"/>
                <w:szCs w:val="24"/>
              </w:rPr>
              <w:t>和输出转矩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p>
        </w:tc>
      </w:tr>
      <w:tr w:rsidR="00B42DD1" w:rsidRPr="00A0488E" w14:paraId="411C205D" w14:textId="77777777" w:rsidTr="006D1E40">
        <w:tc>
          <w:tcPr>
            <w:tcW w:w="2130" w:type="dxa"/>
            <w:vAlign w:val="center"/>
          </w:tcPr>
          <w:p w14:paraId="388AF14E"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1000</w:t>
            </w:r>
          </w:p>
        </w:tc>
        <w:tc>
          <w:tcPr>
            <w:tcW w:w="2130" w:type="dxa"/>
            <w:vAlign w:val="center"/>
          </w:tcPr>
          <w:p w14:paraId="45580EA2"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14:paraId="5E3639C3"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135</w:t>
            </w:r>
          </w:p>
        </w:tc>
        <w:tc>
          <w:tcPr>
            <w:tcW w:w="2131" w:type="dxa"/>
            <w:vMerge/>
            <w:vAlign w:val="center"/>
          </w:tcPr>
          <w:p w14:paraId="6152D0AB" w14:textId="77777777" w:rsidR="00B42DD1" w:rsidRPr="00A0488E" w:rsidRDefault="00B42DD1" w:rsidP="00A0488E">
            <w:pPr>
              <w:spacing w:line="360" w:lineRule="auto"/>
              <w:jc w:val="center"/>
              <w:rPr>
                <w:rFonts w:asciiTheme="minorEastAsia" w:hAnsiTheme="minorEastAsia"/>
                <w:sz w:val="24"/>
                <w:szCs w:val="24"/>
              </w:rPr>
            </w:pPr>
          </w:p>
        </w:tc>
      </w:tr>
      <w:tr w:rsidR="00B42DD1" w:rsidRPr="00A0488E" w14:paraId="0645FAC7" w14:textId="77777777" w:rsidTr="006D1E40">
        <w:tc>
          <w:tcPr>
            <w:tcW w:w="2130" w:type="dxa"/>
            <w:vAlign w:val="center"/>
          </w:tcPr>
          <w:p w14:paraId="6F126D5E"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1500</w:t>
            </w:r>
          </w:p>
        </w:tc>
        <w:tc>
          <w:tcPr>
            <w:tcW w:w="2130" w:type="dxa"/>
            <w:vAlign w:val="center"/>
          </w:tcPr>
          <w:p w14:paraId="30FAAA55"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14:paraId="1B654A09"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138</w:t>
            </w:r>
          </w:p>
        </w:tc>
        <w:tc>
          <w:tcPr>
            <w:tcW w:w="2131" w:type="dxa"/>
            <w:vMerge/>
            <w:vAlign w:val="center"/>
          </w:tcPr>
          <w:p w14:paraId="17D5F5DE" w14:textId="77777777" w:rsidR="00B42DD1" w:rsidRPr="00A0488E" w:rsidRDefault="00B42DD1" w:rsidP="00A0488E">
            <w:pPr>
              <w:spacing w:line="360" w:lineRule="auto"/>
              <w:jc w:val="center"/>
              <w:rPr>
                <w:rFonts w:asciiTheme="minorEastAsia" w:hAnsiTheme="minorEastAsia"/>
                <w:sz w:val="24"/>
                <w:szCs w:val="24"/>
              </w:rPr>
            </w:pPr>
          </w:p>
        </w:tc>
      </w:tr>
      <w:tr w:rsidR="00B42DD1" w:rsidRPr="00A0488E" w14:paraId="3BA0D792" w14:textId="77777777" w:rsidTr="006D1E40">
        <w:tc>
          <w:tcPr>
            <w:tcW w:w="2130" w:type="dxa"/>
            <w:vAlign w:val="center"/>
          </w:tcPr>
          <w:p w14:paraId="45B24F74"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2000</w:t>
            </w:r>
          </w:p>
        </w:tc>
        <w:tc>
          <w:tcPr>
            <w:tcW w:w="2130" w:type="dxa"/>
            <w:vAlign w:val="center"/>
          </w:tcPr>
          <w:p w14:paraId="649EE097"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14:paraId="3E1AFDB0" w14:textId="77777777"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139</w:t>
            </w:r>
          </w:p>
        </w:tc>
        <w:tc>
          <w:tcPr>
            <w:tcW w:w="2131" w:type="dxa"/>
            <w:vMerge/>
            <w:vAlign w:val="center"/>
          </w:tcPr>
          <w:p w14:paraId="2C8313F1" w14:textId="77777777" w:rsidR="00B42DD1" w:rsidRPr="00A0488E" w:rsidRDefault="00B42DD1" w:rsidP="00A0488E">
            <w:pPr>
              <w:spacing w:line="360" w:lineRule="auto"/>
              <w:jc w:val="center"/>
              <w:rPr>
                <w:rFonts w:asciiTheme="minorEastAsia" w:hAnsiTheme="minorEastAsia"/>
                <w:sz w:val="24"/>
                <w:szCs w:val="24"/>
              </w:rPr>
            </w:pPr>
          </w:p>
        </w:tc>
      </w:tr>
    </w:tbl>
    <w:p w14:paraId="247ADFC5" w14:textId="77777777" w:rsidR="00B42DD1" w:rsidRPr="00A0488E" w:rsidRDefault="00B42DD1" w:rsidP="00A0488E">
      <w:pPr>
        <w:spacing w:line="360" w:lineRule="auto"/>
        <w:rPr>
          <w:rFonts w:asciiTheme="minorEastAsia" w:hAnsiTheme="minorEastAsia"/>
          <w:sz w:val="24"/>
          <w:szCs w:val="24"/>
        </w:rPr>
      </w:pPr>
      <w:r w:rsidRPr="00A0488E">
        <w:rPr>
          <w:rFonts w:asciiTheme="minorEastAsia" w:hAnsiTheme="minorEastAsia" w:hint="eastAsia"/>
          <w:sz w:val="24"/>
          <w:szCs w:val="24"/>
        </w:rPr>
        <w:tab/>
        <w:t>由以上分析，BP网络</w:t>
      </w:r>
      <w:r w:rsidR="00EC00AD">
        <w:rPr>
          <w:rFonts w:asciiTheme="minorEastAsia" w:hAnsiTheme="minorEastAsia" w:hint="eastAsia"/>
          <w:sz w:val="24"/>
          <w:szCs w:val="24"/>
        </w:rPr>
        <w:t>应</w:t>
      </w:r>
      <w:r w:rsidRPr="00A0488E">
        <w:rPr>
          <w:rFonts w:asciiTheme="minorEastAsia" w:hAnsiTheme="minorEastAsia" w:hint="eastAsia"/>
          <w:sz w:val="24"/>
          <w:szCs w:val="24"/>
        </w:rPr>
        <w:t>有3个输入和1个输出，</w:t>
      </w:r>
      <w:r w:rsidR="00EC00AD">
        <w:rPr>
          <w:rFonts w:asciiTheme="minorEastAsia" w:hAnsiTheme="minorEastAsia" w:hint="eastAsia"/>
          <w:sz w:val="24"/>
          <w:szCs w:val="24"/>
        </w:rPr>
        <w:t>输入</w:t>
      </w:r>
      <w:r w:rsidRPr="00A0488E">
        <w:rPr>
          <w:rFonts w:asciiTheme="minorEastAsia" w:hAnsiTheme="minorEastAsia" w:hint="eastAsia"/>
          <w:sz w:val="24"/>
          <w:szCs w:val="24"/>
        </w:rPr>
        <w:t>分别为</w:t>
      </w:r>
      <w:r w:rsidR="00672E98" w:rsidRPr="00A0488E">
        <w:rPr>
          <w:rFonts w:asciiTheme="minorEastAsia" w:hAnsiTheme="minorEastAsia" w:hint="eastAsia"/>
          <w:sz w:val="24"/>
          <w:szCs w:val="24"/>
        </w:rPr>
        <w:t>电机的温度以及各温度下对应的</w:t>
      </w:r>
      <m:oMath>
        <m:r>
          <w:rPr>
            <w:rFonts w:ascii="Cambria Math" w:hAnsi="Cambria Math"/>
            <w:sz w:val="24"/>
            <w:szCs w:val="24"/>
          </w:rPr>
          <m:t>d-q</m:t>
        </m:r>
      </m:oMath>
      <w:r w:rsidR="00672E98" w:rsidRPr="00A0488E">
        <w:rPr>
          <w:rFonts w:asciiTheme="minorEastAsia" w:hAnsiTheme="minorEastAsia" w:hint="eastAsia"/>
          <w:sz w:val="24"/>
          <w:szCs w:val="24"/>
        </w:rPr>
        <w:t>轴电流，所以本文设计的BP网络结构为3-5-1，即输入层3个节点，隐含层5个节点，输出层1个节点。由于所需要的目标值不全是0到1之间的值，所以选取sigmoid函数作为网络隐含层的激活函数，选取</w:t>
      </w:r>
      <w:r w:rsidR="00576EDC" w:rsidRPr="00A0488E">
        <w:rPr>
          <w:rFonts w:asciiTheme="minorEastAsia" w:hAnsiTheme="minorEastAsia" w:hint="eastAsia"/>
          <w:sz w:val="24"/>
          <w:szCs w:val="24"/>
        </w:rPr>
        <w:t>线性函数作为网络输出层的激活函数。</w:t>
      </w:r>
    </w:p>
    <w:p w14:paraId="18E75958" w14:textId="77777777" w:rsidR="00DD6074" w:rsidRPr="00A0488E" w:rsidRDefault="00DD6074" w:rsidP="006641A1">
      <w:pPr>
        <w:spacing w:line="360" w:lineRule="auto"/>
        <w:rPr>
          <w:rFonts w:asciiTheme="minorEastAsia" w:hAnsiTheme="minorEastAsia"/>
          <w:sz w:val="24"/>
          <w:szCs w:val="24"/>
        </w:rPr>
      </w:pPr>
      <w:r w:rsidRPr="00A0488E">
        <w:rPr>
          <w:rFonts w:asciiTheme="minorEastAsia" w:hAnsiTheme="minorEastAsia" w:hint="eastAsia"/>
          <w:sz w:val="24"/>
          <w:szCs w:val="24"/>
        </w:rPr>
        <w:tab/>
        <w:t>由4.1节分析，利用matlab神经网络编辑器</w:t>
      </w:r>
      <w:r w:rsidR="00BA2CE2" w:rsidRPr="00A0488E">
        <w:rPr>
          <w:rFonts w:asciiTheme="minorEastAsia" w:hAnsiTheme="minorEastAsia" w:hint="eastAsia"/>
          <w:sz w:val="24"/>
          <w:szCs w:val="24"/>
        </w:rPr>
        <w:t>可视化人机交互工具搭建</w:t>
      </w:r>
      <w:r w:rsidRPr="00A0488E">
        <w:rPr>
          <w:rFonts w:asciiTheme="minorEastAsia" w:hAnsiTheme="minorEastAsia" w:hint="eastAsia"/>
          <w:sz w:val="24"/>
          <w:szCs w:val="24"/>
        </w:rPr>
        <w:t>本文所使用的BP神经网络模型如图4.</w:t>
      </w:r>
      <w:r w:rsidR="00FE5CC5">
        <w:rPr>
          <w:rFonts w:asciiTheme="minorEastAsia" w:hAnsiTheme="minorEastAsia" w:hint="eastAsia"/>
          <w:sz w:val="24"/>
          <w:szCs w:val="24"/>
        </w:rPr>
        <w:t>1</w:t>
      </w:r>
      <w:r w:rsidR="009005AA">
        <w:rPr>
          <w:rFonts w:asciiTheme="minorEastAsia" w:hAnsiTheme="minorEastAsia" w:hint="eastAsia"/>
          <w:sz w:val="24"/>
          <w:szCs w:val="24"/>
        </w:rPr>
        <w:t>7</w:t>
      </w:r>
      <w:r w:rsidR="00BA2CE2" w:rsidRPr="00A0488E">
        <w:rPr>
          <w:rFonts w:asciiTheme="minorEastAsia" w:hAnsiTheme="minorEastAsia" w:hint="eastAsia"/>
          <w:sz w:val="24"/>
          <w:szCs w:val="24"/>
        </w:rPr>
        <w:t>～4.</w:t>
      </w:r>
      <w:r w:rsidR="00FE5CC5">
        <w:rPr>
          <w:rFonts w:asciiTheme="minorEastAsia" w:hAnsiTheme="minorEastAsia" w:hint="eastAsia"/>
          <w:sz w:val="24"/>
          <w:szCs w:val="24"/>
        </w:rPr>
        <w:t>1</w:t>
      </w:r>
      <w:r w:rsidR="009005AA">
        <w:rPr>
          <w:rFonts w:asciiTheme="minorEastAsia" w:hAnsiTheme="minorEastAsia" w:hint="eastAsia"/>
          <w:sz w:val="24"/>
          <w:szCs w:val="24"/>
        </w:rPr>
        <w:t>9</w:t>
      </w:r>
      <w:r w:rsidRPr="00A0488E">
        <w:rPr>
          <w:rFonts w:asciiTheme="minorEastAsia" w:hAnsiTheme="minorEastAsia" w:hint="eastAsia"/>
          <w:sz w:val="24"/>
          <w:szCs w:val="24"/>
        </w:rPr>
        <w:t>所示。</w:t>
      </w:r>
    </w:p>
    <w:p w14:paraId="7E5B3119" w14:textId="77777777"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59C41E93" wp14:editId="53D5CB83">
            <wp:extent cx="4688958" cy="13962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biLevel thresh="50000"/>
                      <a:extLst>
                        <a:ext uri="{BEBA8EAE-BF5A-486C-A8C5-ECC9F3942E4B}">
                          <a14:imgProps xmlns:a14="http://schemas.microsoft.com/office/drawing/2010/main">
                            <a14:imgLayer r:embed="rId77">
                              <a14:imgEffect>
                                <a14:sharpenSoften amount="50000"/>
                              </a14:imgEffect>
                              <a14:imgEffect>
                                <a14:brightnessContrast bright="36000" contrast="18000"/>
                              </a14:imgEffect>
                            </a14:imgLayer>
                          </a14:imgProps>
                        </a:ext>
                      </a:extLst>
                    </a:blip>
                    <a:srcRect l="7775" t="13194" r="10850" b="29776"/>
                    <a:stretch/>
                  </pic:blipFill>
                  <pic:spPr bwMode="auto">
                    <a:xfrm>
                      <a:off x="0" y="0"/>
                      <a:ext cx="4698769" cy="1399189"/>
                    </a:xfrm>
                    <a:prstGeom prst="rect">
                      <a:avLst/>
                    </a:prstGeom>
                    <a:ln>
                      <a:noFill/>
                    </a:ln>
                    <a:extLst>
                      <a:ext uri="{53640926-AAD7-44D8-BBD7-CCE9431645EC}">
                        <a14:shadowObscured xmlns:a14="http://schemas.microsoft.com/office/drawing/2010/main"/>
                      </a:ext>
                    </a:extLst>
                  </pic:spPr>
                </pic:pic>
              </a:graphicData>
            </a:graphic>
          </wp:inline>
        </w:drawing>
      </w:r>
    </w:p>
    <w:p w14:paraId="0B778BC3" w14:textId="77777777" w:rsidR="00BA2CE2" w:rsidRPr="00407C4E" w:rsidRDefault="00BA2CE2" w:rsidP="00A0488E">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6641A1" w:rsidRPr="00407C4E">
        <w:rPr>
          <w:rFonts w:asciiTheme="minorEastAsia" w:hAnsiTheme="minorEastAsia" w:hint="eastAsia"/>
          <w:b/>
          <w:szCs w:val="21"/>
        </w:rPr>
        <w:t>1</w:t>
      </w:r>
      <w:r w:rsidR="009005AA">
        <w:rPr>
          <w:rFonts w:asciiTheme="minorEastAsia" w:hAnsiTheme="minorEastAsia" w:hint="eastAsia"/>
          <w:b/>
          <w:szCs w:val="21"/>
        </w:rPr>
        <w:t>7</w:t>
      </w:r>
      <w:r w:rsidRPr="00407C4E">
        <w:rPr>
          <w:rFonts w:asciiTheme="minorEastAsia" w:hAnsiTheme="minorEastAsia" w:hint="eastAsia"/>
          <w:b/>
          <w:szCs w:val="21"/>
        </w:rPr>
        <w:t xml:space="preserve"> BP神经网络模型内部结构</w:t>
      </w:r>
    </w:p>
    <w:p w14:paraId="04397F1A" w14:textId="77777777"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lastRenderedPageBreak/>
        <w:drawing>
          <wp:inline distT="0" distB="0" distL="0" distR="0" wp14:anchorId="4BED3FD3" wp14:editId="67B65652">
            <wp:extent cx="3795823" cy="2149441"/>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biLevel thresh="50000"/>
                      <a:extLst>
                        <a:ext uri="{BEBA8EAE-BF5A-486C-A8C5-ECC9F3942E4B}">
                          <a14:imgProps xmlns:a14="http://schemas.microsoft.com/office/drawing/2010/main">
                            <a14:imgLayer r:embed="rId79">
                              <a14:imgEffect>
                                <a14:brightnessContrast bright="40000"/>
                              </a14:imgEffect>
                            </a14:imgLayer>
                          </a14:imgProps>
                        </a:ext>
                      </a:extLst>
                    </a:blip>
                    <a:srcRect l="16091" r="8876"/>
                    <a:stretch/>
                  </pic:blipFill>
                  <pic:spPr bwMode="auto">
                    <a:xfrm>
                      <a:off x="0" y="0"/>
                      <a:ext cx="3813275" cy="2159323"/>
                    </a:xfrm>
                    <a:prstGeom prst="rect">
                      <a:avLst/>
                    </a:prstGeom>
                    <a:ln>
                      <a:noFill/>
                    </a:ln>
                    <a:extLst>
                      <a:ext uri="{53640926-AAD7-44D8-BBD7-CCE9431645EC}">
                        <a14:shadowObscured xmlns:a14="http://schemas.microsoft.com/office/drawing/2010/main"/>
                      </a:ext>
                    </a:extLst>
                  </pic:spPr>
                </pic:pic>
              </a:graphicData>
            </a:graphic>
          </wp:inline>
        </w:drawing>
      </w:r>
    </w:p>
    <w:p w14:paraId="2CCDB1F5" w14:textId="77777777" w:rsidR="00BA2CE2" w:rsidRPr="00407C4E" w:rsidRDefault="00BA2CE2" w:rsidP="00A0488E">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FE5CC5" w:rsidRPr="00407C4E">
        <w:rPr>
          <w:rFonts w:asciiTheme="minorEastAsia" w:hAnsiTheme="minorEastAsia" w:hint="eastAsia"/>
          <w:b/>
          <w:szCs w:val="21"/>
        </w:rPr>
        <w:t>1</w:t>
      </w:r>
      <w:r w:rsidR="009005AA">
        <w:rPr>
          <w:rFonts w:asciiTheme="minorEastAsia" w:hAnsiTheme="minorEastAsia" w:hint="eastAsia"/>
          <w:b/>
          <w:szCs w:val="21"/>
        </w:rPr>
        <w:t>8</w:t>
      </w:r>
      <w:r w:rsidRPr="00407C4E">
        <w:rPr>
          <w:rFonts w:asciiTheme="minorEastAsia" w:hAnsiTheme="minorEastAsia" w:hint="eastAsia"/>
          <w:b/>
          <w:szCs w:val="21"/>
        </w:rPr>
        <w:t xml:space="preserve"> 隐含层结构</w:t>
      </w:r>
    </w:p>
    <w:p w14:paraId="6A30CF9B" w14:textId="77777777"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591A6B5E" wp14:editId="6595DE59">
            <wp:extent cx="4895850"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biLevel thresh="50000"/>
                      <a:extLst>
                        <a:ext uri="{BEBA8EAE-BF5A-486C-A8C5-ECC9F3942E4B}">
                          <a14:imgProps xmlns:a14="http://schemas.microsoft.com/office/drawing/2010/main">
                            <a14:imgLayer r:embed="rId81">
                              <a14:imgEffect>
                                <a14:brightnessContrast bright="40000"/>
                              </a14:imgEffect>
                            </a14:imgLayer>
                          </a14:imgProps>
                        </a:ext>
                      </a:extLst>
                    </a:blip>
                    <a:srcRect l="4159" t="14045" r="2893" b="25520"/>
                    <a:stretch/>
                  </pic:blipFill>
                  <pic:spPr bwMode="auto">
                    <a:xfrm>
                      <a:off x="0" y="0"/>
                      <a:ext cx="4902342" cy="1354344"/>
                    </a:xfrm>
                    <a:prstGeom prst="rect">
                      <a:avLst/>
                    </a:prstGeom>
                    <a:ln>
                      <a:noFill/>
                    </a:ln>
                    <a:extLst>
                      <a:ext uri="{53640926-AAD7-44D8-BBD7-CCE9431645EC}">
                        <a14:shadowObscured xmlns:a14="http://schemas.microsoft.com/office/drawing/2010/main"/>
                      </a:ext>
                    </a:extLst>
                  </pic:spPr>
                </pic:pic>
              </a:graphicData>
            </a:graphic>
          </wp:inline>
        </w:drawing>
      </w:r>
    </w:p>
    <w:p w14:paraId="6D9951B6" w14:textId="77777777" w:rsidR="00670707" w:rsidRPr="00407C4E" w:rsidRDefault="00A0488E" w:rsidP="00670707">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FE5CC5" w:rsidRPr="00407C4E">
        <w:rPr>
          <w:rFonts w:asciiTheme="minorEastAsia" w:hAnsiTheme="minorEastAsia" w:hint="eastAsia"/>
          <w:b/>
          <w:szCs w:val="21"/>
        </w:rPr>
        <w:t>1</w:t>
      </w:r>
      <w:r w:rsidR="009005AA">
        <w:rPr>
          <w:rFonts w:asciiTheme="minorEastAsia" w:hAnsiTheme="minorEastAsia" w:hint="eastAsia"/>
          <w:b/>
          <w:szCs w:val="21"/>
        </w:rPr>
        <w:t>9</w:t>
      </w:r>
      <w:r w:rsidRPr="00407C4E">
        <w:rPr>
          <w:rFonts w:asciiTheme="minorEastAsia" w:hAnsiTheme="minorEastAsia" w:hint="eastAsia"/>
          <w:b/>
          <w:szCs w:val="21"/>
        </w:rPr>
        <w:t xml:space="preserve"> 输出层结构</w:t>
      </w:r>
    </w:p>
    <w:p w14:paraId="2DE09C3E" w14:textId="77777777" w:rsidR="00E8572E" w:rsidRPr="00B42DD1" w:rsidRDefault="00E8572E" w:rsidP="00B42DD1"/>
    <w:p w14:paraId="1CD6CA5F" w14:textId="77777777" w:rsidR="00B42DD1" w:rsidRPr="00BA4BF3" w:rsidRDefault="00B42DD1" w:rsidP="002E2445">
      <w:pPr>
        <w:pStyle w:val="3"/>
        <w:rPr>
          <w:rFonts w:ascii="黑体" w:eastAsia="黑体" w:hAnsi="黑体"/>
          <w:sz w:val="24"/>
          <w:szCs w:val="24"/>
        </w:rPr>
      </w:pPr>
      <w:bookmarkStart w:id="82" w:name="_Toc34901685"/>
      <w:r w:rsidRPr="00BA4BF3">
        <w:rPr>
          <w:rFonts w:ascii="黑体" w:eastAsia="黑体" w:hAnsi="黑体" w:hint="eastAsia"/>
          <w:sz w:val="24"/>
          <w:szCs w:val="24"/>
        </w:rPr>
        <w:t>4.</w:t>
      </w:r>
      <w:r w:rsidR="009630D2" w:rsidRPr="00BA4BF3">
        <w:rPr>
          <w:rFonts w:ascii="黑体" w:eastAsia="黑体" w:hAnsi="黑体" w:hint="eastAsia"/>
          <w:sz w:val="24"/>
          <w:szCs w:val="24"/>
        </w:rPr>
        <w:t>5</w:t>
      </w:r>
      <w:r w:rsidRPr="00BA4BF3">
        <w:rPr>
          <w:rFonts w:ascii="黑体" w:eastAsia="黑体" w:hAnsi="黑体" w:hint="eastAsia"/>
          <w:sz w:val="24"/>
          <w:szCs w:val="24"/>
        </w:rPr>
        <w:t>.2 系统仿真模型搭建</w:t>
      </w:r>
      <w:bookmarkEnd w:id="82"/>
    </w:p>
    <w:p w14:paraId="771E5BCD" w14:textId="77777777" w:rsidR="002E2445" w:rsidRDefault="002E2445" w:rsidP="00FE5CC5">
      <w:pPr>
        <w:spacing w:line="360" w:lineRule="auto"/>
        <w:ind w:firstLineChars="200" w:firstLine="480"/>
        <w:rPr>
          <w:rFonts w:asciiTheme="minorEastAsia" w:hAnsiTheme="minorEastAsia"/>
          <w:sz w:val="24"/>
          <w:szCs w:val="24"/>
        </w:rPr>
      </w:pPr>
      <w:r w:rsidRPr="00FE5CC5">
        <w:rPr>
          <w:rFonts w:asciiTheme="minorEastAsia" w:hAnsiTheme="minorEastAsia" w:hint="eastAsia"/>
          <w:sz w:val="24"/>
          <w:szCs w:val="24"/>
        </w:rPr>
        <w:t>本文PMSM温度补偿结构是在上节所示的传统永磁同步电机矢量控制的基础上，经过电机输出的实际转矩与转矩指令相比较后，</w:t>
      </w:r>
      <w:r w:rsidR="001C7722" w:rsidRPr="00FE5CC5">
        <w:rPr>
          <w:rFonts w:asciiTheme="minorEastAsia" w:hAnsiTheme="minorEastAsia" w:hint="eastAsia"/>
          <w:sz w:val="24"/>
          <w:szCs w:val="24"/>
        </w:rPr>
        <w:t>再和由训练后的BP神经网络模型所输出的预测转矩进行比较，由于BP神经网络的输入量含有不同时刻电机的温度数据，其可估算出各个温度下PMSM的输出转矩</w:t>
      </w:r>
      <w:r w:rsidR="00DE6257">
        <w:rPr>
          <w:rFonts w:asciiTheme="minorEastAsia" w:hAnsiTheme="minorEastAsia" w:hint="eastAsia"/>
          <w:sz w:val="24"/>
          <w:szCs w:val="24"/>
        </w:rPr>
        <w:t>补偿量</w:t>
      </w:r>
      <w:r w:rsidR="001C7722" w:rsidRPr="00FE5CC5">
        <w:rPr>
          <w:rFonts w:asciiTheme="minorEastAsia" w:hAnsiTheme="minorEastAsia" w:hint="eastAsia"/>
          <w:sz w:val="24"/>
          <w:szCs w:val="24"/>
        </w:rPr>
        <w:t>，从而调整控制指令信号，对PMSM的输出转矩做出适当的补偿。</w:t>
      </w:r>
      <w:commentRangeStart w:id="83"/>
      <w:r w:rsidR="001C7722" w:rsidRPr="00FE5CC5">
        <w:rPr>
          <w:rFonts w:asciiTheme="minorEastAsia" w:hAnsiTheme="minorEastAsia" w:hint="eastAsia"/>
          <w:sz w:val="24"/>
          <w:szCs w:val="24"/>
        </w:rPr>
        <w:t>在算法构成上，使用BP神经网络模型， 并结合遗传算法</w:t>
      </w:r>
      <w:r w:rsidR="00FE5CC5" w:rsidRPr="00FE5CC5">
        <w:rPr>
          <w:rFonts w:asciiTheme="minorEastAsia" w:hAnsiTheme="minorEastAsia" w:hint="eastAsia"/>
          <w:sz w:val="24"/>
          <w:szCs w:val="24"/>
        </w:rPr>
        <w:t>对网络的权值与阀值进行优化，避免局部极值问题，</w:t>
      </w:r>
      <w:commentRangeEnd w:id="83"/>
      <w:r w:rsidR="00CD1F6C">
        <w:rPr>
          <w:rStyle w:val="af5"/>
        </w:rPr>
        <w:commentReference w:id="83"/>
      </w:r>
      <w:r w:rsidR="00FE5CC5" w:rsidRPr="00FE5CC5">
        <w:rPr>
          <w:rFonts w:asciiTheme="minorEastAsia" w:hAnsiTheme="minorEastAsia" w:hint="eastAsia"/>
          <w:sz w:val="24"/>
          <w:szCs w:val="24"/>
        </w:rPr>
        <w:t>网络的输入量分别是定子电流在d-q坐标轴上的分量，以及电机的实时温度，以使系统能够在不同的温度下对控制量进行调整，提高PMSM输出转矩的平稳性。</w:t>
      </w:r>
    </w:p>
    <w:p w14:paraId="62B4B7A3" w14:textId="77777777" w:rsidR="00FE5CC5" w:rsidRDefault="00FE5CC5" w:rsidP="00FE5CC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根据上节所建立的神经网络模型以及4.4节</w:t>
      </w:r>
      <w:r w:rsidR="00EC00AD">
        <w:rPr>
          <w:rFonts w:asciiTheme="minorEastAsia" w:hAnsiTheme="minorEastAsia" w:hint="eastAsia"/>
          <w:sz w:val="24"/>
          <w:szCs w:val="24"/>
        </w:rPr>
        <w:t>所搭建的</w:t>
      </w:r>
      <w:r>
        <w:rPr>
          <w:rFonts w:asciiTheme="minorEastAsia" w:hAnsiTheme="minorEastAsia" w:hint="eastAsia"/>
          <w:sz w:val="24"/>
          <w:szCs w:val="24"/>
        </w:rPr>
        <w:t>传统PMSM矢量控制系统</w:t>
      </w:r>
      <w:r w:rsidR="00EC00AD">
        <w:rPr>
          <w:rFonts w:asciiTheme="minorEastAsia" w:hAnsiTheme="minorEastAsia" w:hint="eastAsia"/>
          <w:sz w:val="24"/>
          <w:szCs w:val="24"/>
        </w:rPr>
        <w:t>模型</w:t>
      </w:r>
      <w:r>
        <w:rPr>
          <w:rFonts w:asciiTheme="minorEastAsia" w:hAnsiTheme="minorEastAsia" w:hint="eastAsia"/>
          <w:sz w:val="24"/>
          <w:szCs w:val="24"/>
        </w:rPr>
        <w:t>分析，搭建基于BP神经网络补偿电机输出转矩的PMSM控制系统</w:t>
      </w:r>
      <w:r w:rsidR="00EC00AD">
        <w:rPr>
          <w:rFonts w:asciiTheme="minorEastAsia" w:hAnsiTheme="minorEastAsia" w:hint="eastAsia"/>
          <w:sz w:val="24"/>
          <w:szCs w:val="24"/>
        </w:rPr>
        <w:t>模型</w:t>
      </w:r>
      <w:r>
        <w:rPr>
          <w:rFonts w:asciiTheme="minorEastAsia" w:hAnsiTheme="minorEastAsia" w:hint="eastAsia"/>
          <w:sz w:val="24"/>
          <w:szCs w:val="24"/>
        </w:rPr>
        <w:t>如图4.1</w:t>
      </w:r>
      <w:r w:rsidR="009630D2">
        <w:rPr>
          <w:rFonts w:asciiTheme="minorEastAsia" w:hAnsiTheme="minorEastAsia" w:hint="eastAsia"/>
          <w:sz w:val="24"/>
          <w:szCs w:val="24"/>
        </w:rPr>
        <w:t>9</w:t>
      </w:r>
      <w:r>
        <w:rPr>
          <w:rFonts w:asciiTheme="minorEastAsia" w:hAnsiTheme="minorEastAsia" w:hint="eastAsia"/>
          <w:sz w:val="24"/>
          <w:szCs w:val="24"/>
        </w:rPr>
        <w:t>所示。</w:t>
      </w:r>
    </w:p>
    <w:p w14:paraId="49F5E545" w14:textId="77777777" w:rsidR="00FE5CC5" w:rsidRPr="00670707" w:rsidRDefault="003114D6" w:rsidP="003114D6">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417FD712" wp14:editId="606AA61A">
            <wp:extent cx="5199319" cy="2849526"/>
            <wp:effectExtent l="0" t="0" r="190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4654" r="13000" b="5714"/>
                    <a:stretch/>
                  </pic:blipFill>
                  <pic:spPr bwMode="auto">
                    <a:xfrm>
                      <a:off x="0" y="0"/>
                      <a:ext cx="5220630" cy="2861206"/>
                    </a:xfrm>
                    <a:prstGeom prst="rect">
                      <a:avLst/>
                    </a:prstGeom>
                    <a:ln>
                      <a:noFill/>
                    </a:ln>
                    <a:extLst>
                      <a:ext uri="{53640926-AAD7-44D8-BBD7-CCE9431645EC}">
                        <a14:shadowObscured xmlns:a14="http://schemas.microsoft.com/office/drawing/2010/main"/>
                      </a:ext>
                    </a:extLst>
                  </pic:spPr>
                </pic:pic>
              </a:graphicData>
            </a:graphic>
          </wp:inline>
        </w:drawing>
      </w:r>
    </w:p>
    <w:p w14:paraId="796967F9" w14:textId="77777777" w:rsidR="003114D6" w:rsidRPr="00407C4E" w:rsidRDefault="003114D6" w:rsidP="009474C7">
      <w:pPr>
        <w:jc w:val="center"/>
        <w:rPr>
          <w:rFonts w:asciiTheme="majorEastAsia" w:eastAsiaTheme="majorEastAsia" w:hAnsiTheme="majorEastAsia"/>
          <w:b/>
        </w:rPr>
      </w:pPr>
      <w:r w:rsidRPr="00407C4E">
        <w:rPr>
          <w:rFonts w:asciiTheme="majorEastAsia" w:eastAsiaTheme="majorEastAsia" w:hAnsiTheme="majorEastAsia"/>
          <w:b/>
        </w:rPr>
        <w:t>图</w:t>
      </w:r>
      <w:r w:rsidR="009005AA">
        <w:rPr>
          <w:rFonts w:asciiTheme="majorEastAsia" w:eastAsiaTheme="majorEastAsia" w:hAnsiTheme="majorEastAsia" w:hint="eastAsia"/>
          <w:b/>
        </w:rPr>
        <w:t>4.20</w:t>
      </w:r>
      <w:r w:rsidRPr="00407C4E">
        <w:rPr>
          <w:rFonts w:asciiTheme="majorEastAsia" w:eastAsiaTheme="majorEastAsia" w:hAnsiTheme="majorEastAsia" w:hint="eastAsia"/>
          <w:b/>
        </w:rPr>
        <w:t xml:space="preserve"> BP神经网络转矩补偿控制系统</w:t>
      </w:r>
    </w:p>
    <w:p w14:paraId="5BC6A87A" w14:textId="77777777" w:rsidR="009630D2" w:rsidRPr="009005AA" w:rsidRDefault="006F66E8" w:rsidP="009005AA">
      <w:pPr>
        <w:pStyle w:val="3"/>
        <w:rPr>
          <w:rFonts w:ascii="黑体" w:eastAsia="黑体" w:hAnsi="黑体"/>
          <w:sz w:val="24"/>
          <w:szCs w:val="24"/>
        </w:rPr>
      </w:pPr>
      <w:r w:rsidRPr="009005AA">
        <w:rPr>
          <w:rFonts w:ascii="黑体" w:eastAsia="黑体" w:hAnsi="黑体" w:hint="eastAsia"/>
          <w:sz w:val="24"/>
          <w:szCs w:val="24"/>
        </w:rPr>
        <w:t>4.</w:t>
      </w:r>
      <w:r w:rsidR="009630D2" w:rsidRPr="009005AA">
        <w:rPr>
          <w:rFonts w:ascii="黑体" w:eastAsia="黑体" w:hAnsi="黑体" w:hint="eastAsia"/>
          <w:sz w:val="24"/>
          <w:szCs w:val="24"/>
        </w:rPr>
        <w:t>5</w:t>
      </w:r>
      <w:r w:rsidR="00FE5CC5" w:rsidRPr="009005AA">
        <w:rPr>
          <w:rFonts w:ascii="黑体" w:eastAsia="黑体" w:hAnsi="黑体" w:hint="eastAsia"/>
          <w:sz w:val="24"/>
          <w:szCs w:val="24"/>
        </w:rPr>
        <w:t>.3</w:t>
      </w:r>
      <w:r w:rsidRPr="009005AA">
        <w:rPr>
          <w:rFonts w:ascii="黑体" w:eastAsia="黑体" w:hAnsi="黑体" w:hint="eastAsia"/>
          <w:sz w:val="24"/>
          <w:szCs w:val="24"/>
        </w:rPr>
        <w:t>系统仿真结果与分析</w:t>
      </w:r>
    </w:p>
    <w:p w14:paraId="6F3A353F" w14:textId="77777777" w:rsidR="009630D2" w:rsidRPr="002557CB" w:rsidRDefault="009005AA" w:rsidP="002557CB">
      <w:pPr>
        <w:spacing w:line="360" w:lineRule="auto"/>
        <w:ind w:firstLineChars="200" w:firstLine="480"/>
        <w:rPr>
          <w:rFonts w:asciiTheme="minorEastAsia" w:hAnsiTheme="minorEastAsia"/>
          <w:sz w:val="24"/>
          <w:szCs w:val="24"/>
        </w:rPr>
      </w:pPr>
      <w:r w:rsidRPr="002557CB">
        <w:rPr>
          <w:rFonts w:asciiTheme="minorEastAsia" w:hAnsiTheme="minorEastAsia"/>
          <w:sz w:val="24"/>
          <w:szCs w:val="24"/>
        </w:rPr>
        <w:t>根据以上搭建的系统仿真模型</w:t>
      </w:r>
      <w:r w:rsidRPr="002557CB">
        <w:rPr>
          <w:rFonts w:asciiTheme="minorEastAsia" w:hAnsiTheme="minorEastAsia" w:hint="eastAsia"/>
          <w:sz w:val="24"/>
          <w:szCs w:val="24"/>
        </w:rPr>
        <w:t>，设置电机参数、控制系统参数、负载以及转速指令值与4.4节相同，运行系统进行仿真，仿真结果如图4.21～</w:t>
      </w:r>
      <w:r w:rsidR="002557CB" w:rsidRPr="002557CB">
        <w:rPr>
          <w:rFonts w:asciiTheme="minorEastAsia" w:hAnsiTheme="minorEastAsia" w:hint="eastAsia"/>
          <w:sz w:val="24"/>
          <w:szCs w:val="24"/>
        </w:rPr>
        <w:t>4.23</w:t>
      </w:r>
      <w:r w:rsidRPr="002557CB">
        <w:rPr>
          <w:rFonts w:asciiTheme="minorEastAsia" w:hAnsiTheme="minorEastAsia" w:hint="eastAsia"/>
          <w:sz w:val="24"/>
          <w:szCs w:val="24"/>
        </w:rPr>
        <w:t>所示。</w:t>
      </w:r>
    </w:p>
    <w:p w14:paraId="2719A56E" w14:textId="77777777" w:rsidR="009630D2" w:rsidRDefault="00A976AE" w:rsidP="00A976AE">
      <w:pPr>
        <w:jc w:val="center"/>
      </w:pPr>
      <w:r w:rsidRPr="00A976AE">
        <w:rPr>
          <w:noProof/>
        </w:rPr>
        <w:drawing>
          <wp:inline distT="0" distB="0" distL="0" distR="0" wp14:anchorId="7673281B" wp14:editId="3AD68CE5">
            <wp:extent cx="5313599" cy="3110400"/>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1668" r="36464" b="2296"/>
                    <a:stretch/>
                  </pic:blipFill>
                  <pic:spPr bwMode="auto">
                    <a:xfrm>
                      <a:off x="0" y="0"/>
                      <a:ext cx="5313599" cy="3110400"/>
                    </a:xfrm>
                    <a:prstGeom prst="rect">
                      <a:avLst/>
                    </a:prstGeom>
                    <a:ln>
                      <a:noFill/>
                    </a:ln>
                    <a:extLst>
                      <a:ext uri="{53640926-AAD7-44D8-BBD7-CCE9431645EC}">
                        <a14:shadowObscured xmlns:a14="http://schemas.microsoft.com/office/drawing/2010/main"/>
                      </a:ext>
                    </a:extLst>
                  </pic:spPr>
                </pic:pic>
              </a:graphicData>
            </a:graphic>
          </wp:inline>
        </w:drawing>
      </w:r>
    </w:p>
    <w:p w14:paraId="1DEC2409" w14:textId="77777777" w:rsidR="009630D2" w:rsidRPr="00A976AE" w:rsidRDefault="00A976AE" w:rsidP="00A976AE">
      <w:pPr>
        <w:jc w:val="center"/>
        <w:rPr>
          <w:rFonts w:asciiTheme="minorEastAsia" w:hAnsiTheme="minorEastAsia"/>
          <w:b/>
        </w:rPr>
      </w:pPr>
      <w:r w:rsidRPr="00A976AE">
        <w:rPr>
          <w:rFonts w:asciiTheme="minorEastAsia" w:hAnsiTheme="minorEastAsia" w:hint="eastAsia"/>
          <w:b/>
        </w:rPr>
        <w:t>图4.21 交轴电流</w:t>
      </w:r>
      <w:r w:rsidRPr="002557CB">
        <w:rPr>
          <w:rFonts w:asciiTheme="minorEastAsia" w:hAnsiTheme="minorEastAsia" w:cs="Times New Roman"/>
          <w:b/>
        </w:rPr>
        <w:t>Iq</w:t>
      </w:r>
    </w:p>
    <w:p w14:paraId="072F3428" w14:textId="77777777" w:rsidR="009630D2" w:rsidRDefault="00A976AE" w:rsidP="00A976AE">
      <w:pPr>
        <w:jc w:val="center"/>
      </w:pPr>
      <w:r w:rsidRPr="00A976AE">
        <w:rPr>
          <w:noProof/>
        </w:rPr>
        <w:lastRenderedPageBreak/>
        <w:drawing>
          <wp:inline distT="0" distB="0" distL="0" distR="0" wp14:anchorId="53E7F50C" wp14:editId="04B0AE9F">
            <wp:extent cx="5284382" cy="31094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r="37299" b="4099"/>
                    <a:stretch/>
                  </pic:blipFill>
                  <pic:spPr bwMode="auto">
                    <a:xfrm>
                      <a:off x="0" y="0"/>
                      <a:ext cx="5284945" cy="3109790"/>
                    </a:xfrm>
                    <a:prstGeom prst="rect">
                      <a:avLst/>
                    </a:prstGeom>
                    <a:ln>
                      <a:noFill/>
                    </a:ln>
                    <a:extLst>
                      <a:ext uri="{53640926-AAD7-44D8-BBD7-CCE9431645EC}">
                        <a14:shadowObscured xmlns:a14="http://schemas.microsoft.com/office/drawing/2010/main"/>
                      </a:ext>
                    </a:extLst>
                  </pic:spPr>
                </pic:pic>
              </a:graphicData>
            </a:graphic>
          </wp:inline>
        </w:drawing>
      </w:r>
    </w:p>
    <w:p w14:paraId="38F08F90" w14:textId="77777777" w:rsidR="009630D2" w:rsidRPr="002557CB" w:rsidRDefault="00A976AE" w:rsidP="002557CB">
      <w:pPr>
        <w:jc w:val="center"/>
        <w:rPr>
          <w:rFonts w:asciiTheme="minorEastAsia" w:hAnsiTheme="minorEastAsia"/>
          <w:b/>
        </w:rPr>
      </w:pPr>
      <w:r w:rsidRPr="002557CB">
        <w:rPr>
          <w:rFonts w:asciiTheme="minorEastAsia" w:hAnsiTheme="minorEastAsia" w:hint="eastAsia"/>
          <w:b/>
        </w:rPr>
        <w:t>图4.22</w:t>
      </w:r>
      <w:r w:rsidR="002557CB" w:rsidRPr="002557CB">
        <w:rPr>
          <w:rFonts w:asciiTheme="minorEastAsia" w:hAnsiTheme="minorEastAsia" w:hint="eastAsia"/>
          <w:b/>
        </w:rPr>
        <w:t>电机输出转矩Te</w:t>
      </w:r>
    </w:p>
    <w:p w14:paraId="7FC06784" w14:textId="77777777" w:rsidR="009630D2" w:rsidRDefault="009630D2" w:rsidP="009630D2"/>
    <w:p w14:paraId="13503BDA" w14:textId="77777777" w:rsidR="009630D2" w:rsidRDefault="002557CB" w:rsidP="009630D2">
      <w:r w:rsidRPr="002557CB">
        <w:rPr>
          <w:noProof/>
        </w:rPr>
        <w:drawing>
          <wp:inline distT="0" distB="0" distL="0" distR="0" wp14:anchorId="0927B466" wp14:editId="53406E17">
            <wp:extent cx="5284800" cy="332343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r="41272" b="3685"/>
                    <a:stretch/>
                  </pic:blipFill>
                  <pic:spPr bwMode="auto">
                    <a:xfrm>
                      <a:off x="0" y="0"/>
                      <a:ext cx="5284800" cy="3323431"/>
                    </a:xfrm>
                    <a:prstGeom prst="rect">
                      <a:avLst/>
                    </a:prstGeom>
                    <a:ln>
                      <a:noFill/>
                    </a:ln>
                    <a:extLst>
                      <a:ext uri="{53640926-AAD7-44D8-BBD7-CCE9431645EC}">
                        <a14:shadowObscured xmlns:a14="http://schemas.microsoft.com/office/drawing/2010/main"/>
                      </a:ext>
                    </a:extLst>
                  </pic:spPr>
                </pic:pic>
              </a:graphicData>
            </a:graphic>
          </wp:inline>
        </w:drawing>
      </w:r>
    </w:p>
    <w:p w14:paraId="0814C848" w14:textId="77777777" w:rsidR="002557CB" w:rsidRPr="002557CB" w:rsidRDefault="002557CB" w:rsidP="002557CB">
      <w:pPr>
        <w:jc w:val="center"/>
        <w:rPr>
          <w:rFonts w:asciiTheme="minorEastAsia" w:hAnsiTheme="minorEastAsia"/>
          <w:b/>
        </w:rPr>
      </w:pPr>
      <w:r w:rsidRPr="002557CB">
        <w:rPr>
          <w:rFonts w:asciiTheme="minorEastAsia" w:hAnsiTheme="minorEastAsia" w:hint="eastAsia"/>
          <w:b/>
        </w:rPr>
        <w:t>图4.23 电机转速</w:t>
      </w:r>
    </w:p>
    <w:p w14:paraId="20541A78" w14:textId="77777777" w:rsidR="009630D2" w:rsidRPr="0015000E" w:rsidRDefault="002557CB" w:rsidP="0015000E">
      <w:pPr>
        <w:spacing w:line="360" w:lineRule="auto"/>
        <w:ind w:firstLineChars="200" w:firstLine="480"/>
        <w:rPr>
          <w:rFonts w:asciiTheme="minorEastAsia" w:hAnsiTheme="minorEastAsia"/>
          <w:sz w:val="24"/>
          <w:szCs w:val="24"/>
        </w:rPr>
      </w:pPr>
      <w:r w:rsidRPr="0015000E">
        <w:rPr>
          <w:rFonts w:asciiTheme="minorEastAsia" w:hAnsiTheme="minorEastAsia"/>
          <w:sz w:val="24"/>
          <w:szCs w:val="24"/>
        </w:rPr>
        <w:t>根据以上仿真结果可以看出</w:t>
      </w:r>
      <w:r w:rsidRPr="0015000E">
        <w:rPr>
          <w:rFonts w:asciiTheme="minorEastAsia" w:hAnsiTheme="minorEastAsia" w:hint="eastAsia"/>
          <w:sz w:val="24"/>
          <w:szCs w:val="24"/>
        </w:rPr>
        <w:t>，</w:t>
      </w:r>
      <w:r w:rsidR="0041505F" w:rsidRPr="0015000E">
        <w:rPr>
          <w:rFonts w:asciiTheme="minorEastAsia" w:hAnsiTheme="minorEastAsia" w:hint="eastAsia"/>
          <w:sz w:val="24"/>
          <w:szCs w:val="24"/>
        </w:rPr>
        <w:t>在给定转矩为16N/m时，</w:t>
      </w:r>
      <w:r w:rsidR="0015000E" w:rsidRPr="0015000E">
        <w:rPr>
          <w:rFonts w:asciiTheme="minorEastAsia" w:hAnsiTheme="minorEastAsia" w:hint="eastAsia"/>
          <w:sz w:val="24"/>
          <w:szCs w:val="24"/>
        </w:rPr>
        <w:t>0～0.2s内电机开始运行并逐渐达到平稳状态，</w:t>
      </w:r>
      <w:commentRangeStart w:id="84"/>
      <w:r w:rsidR="0015000E" w:rsidRPr="0015000E">
        <w:rPr>
          <w:rFonts w:asciiTheme="minorEastAsia" w:hAnsiTheme="minorEastAsia" w:hint="eastAsia"/>
          <w:sz w:val="24"/>
          <w:szCs w:val="24"/>
        </w:rPr>
        <w:t>在0.2～0.6s内电机温度由25℃升高到150℃，</w:t>
      </w:r>
      <w:r w:rsidR="0015000E" w:rsidRPr="0015000E">
        <w:rPr>
          <w:rFonts w:asciiTheme="minorEastAsia" w:hAnsiTheme="minorEastAsia"/>
          <w:sz w:val="24"/>
          <w:szCs w:val="24"/>
        </w:rPr>
        <w:t xml:space="preserve"> 加入温度补偿环节的电机转矩由</w:t>
      </w:r>
      <w:r w:rsidR="0015000E" w:rsidRPr="0015000E">
        <w:rPr>
          <w:rFonts w:asciiTheme="minorEastAsia" w:hAnsiTheme="minorEastAsia" w:hint="eastAsia"/>
          <w:sz w:val="24"/>
          <w:szCs w:val="24"/>
        </w:rPr>
        <w:t>15.8N/m变为14.9N/m，转矩下降了0.9N/m，对比4.4节仿真结果可知，输出转矩得到了有效的补偿</w:t>
      </w:r>
      <w:commentRangeEnd w:id="84"/>
      <w:r w:rsidR="00583626">
        <w:rPr>
          <w:rStyle w:val="af5"/>
        </w:rPr>
        <w:commentReference w:id="84"/>
      </w:r>
    </w:p>
    <w:p w14:paraId="55883CCB" w14:textId="77777777" w:rsidR="009630D2" w:rsidRDefault="009630D2" w:rsidP="009630D2"/>
    <w:p w14:paraId="6691115C" w14:textId="77777777" w:rsidR="009630D2" w:rsidRPr="002557CB" w:rsidRDefault="009630D2" w:rsidP="009630D2"/>
    <w:p w14:paraId="6653D98D" w14:textId="77777777" w:rsidR="006F66E8" w:rsidRPr="00BA4BF3" w:rsidRDefault="006F66E8" w:rsidP="009630D2">
      <w:pPr>
        <w:pStyle w:val="a9"/>
        <w:rPr>
          <w:rFonts w:ascii="黑体" w:eastAsia="黑体" w:hAnsi="黑体"/>
        </w:rPr>
      </w:pPr>
      <w:bookmarkStart w:id="85" w:name="_Toc34901686"/>
      <w:r w:rsidRPr="00BA4BF3">
        <w:rPr>
          <w:rFonts w:ascii="黑体" w:eastAsia="黑体" w:hAnsi="黑体" w:hint="eastAsia"/>
        </w:rPr>
        <w:lastRenderedPageBreak/>
        <w:t>第五章 控制系统硬件设计</w:t>
      </w:r>
      <w:bookmarkEnd w:id="85"/>
    </w:p>
    <w:p w14:paraId="39CDDBFA" w14:textId="77777777" w:rsidR="00E31FB3" w:rsidRPr="00F0527E" w:rsidRDefault="00A85335" w:rsidP="00F0527E">
      <w:pPr>
        <w:spacing w:line="360" w:lineRule="auto"/>
        <w:rPr>
          <w:sz w:val="24"/>
          <w:szCs w:val="24"/>
        </w:rPr>
      </w:pPr>
      <w:r>
        <w:rPr>
          <w:rFonts w:hint="eastAsia"/>
        </w:rPr>
        <w:t xml:space="preserve">  </w:t>
      </w:r>
      <w:r w:rsidRPr="00F0527E">
        <w:rPr>
          <w:rFonts w:hint="eastAsia"/>
          <w:sz w:val="24"/>
          <w:szCs w:val="24"/>
        </w:rPr>
        <w:t xml:space="preserve">  </w:t>
      </w:r>
      <w:r w:rsidR="00BF7781" w:rsidRPr="00F0527E">
        <w:rPr>
          <w:rFonts w:asciiTheme="minorEastAsia" w:hAnsiTheme="minorEastAsia" w:hint="eastAsia"/>
          <w:sz w:val="24"/>
          <w:szCs w:val="24"/>
        </w:rPr>
        <w:t>测功机使用永磁同步电机作为驱动单元，通过两台电机</w:t>
      </w:r>
      <w:commentRangeStart w:id="86"/>
      <w:r w:rsidR="00BF7781" w:rsidRPr="00F0527E">
        <w:rPr>
          <w:rFonts w:asciiTheme="minorEastAsia" w:hAnsiTheme="minorEastAsia" w:hint="eastAsia"/>
          <w:sz w:val="24"/>
          <w:szCs w:val="24"/>
        </w:rPr>
        <w:t>对托</w:t>
      </w:r>
      <w:commentRangeEnd w:id="86"/>
      <w:r w:rsidR="00E01846">
        <w:rPr>
          <w:rStyle w:val="af5"/>
        </w:rPr>
        <w:commentReference w:id="86"/>
      </w:r>
      <w:r w:rsidR="00BF7781" w:rsidRPr="00F0527E">
        <w:rPr>
          <w:rFonts w:asciiTheme="minorEastAsia" w:hAnsiTheme="minorEastAsia" w:hint="eastAsia"/>
          <w:sz w:val="24"/>
          <w:szCs w:val="24"/>
        </w:rPr>
        <w:t>产生负载力矩来测试电机的性能，所以电机的控制系统最为重要，通过硬件</w:t>
      </w:r>
      <w:r w:rsidR="00F0527E" w:rsidRPr="00F0527E">
        <w:rPr>
          <w:rFonts w:asciiTheme="minorEastAsia" w:hAnsiTheme="minorEastAsia" w:hint="eastAsia"/>
          <w:sz w:val="24"/>
          <w:szCs w:val="24"/>
        </w:rPr>
        <w:t>设计</w:t>
      </w:r>
      <w:r w:rsidR="00BF7781" w:rsidRPr="00F0527E">
        <w:rPr>
          <w:rFonts w:asciiTheme="minorEastAsia" w:hAnsiTheme="minorEastAsia" w:hint="eastAsia"/>
          <w:sz w:val="24"/>
          <w:szCs w:val="24"/>
        </w:rPr>
        <w:t>与软件的编写需要保证系统的稳定性以及可靠性。</w:t>
      </w:r>
      <w:r w:rsidRPr="00F0527E">
        <w:rPr>
          <w:rFonts w:asciiTheme="minorEastAsia" w:hAnsiTheme="minorEastAsia" w:hint="eastAsia"/>
          <w:sz w:val="24"/>
          <w:szCs w:val="24"/>
        </w:rPr>
        <w:t>控制器的设计使用ST公司的</w:t>
      </w:r>
      <w:r w:rsidR="003C071B">
        <w:rPr>
          <w:rFonts w:asciiTheme="minorEastAsia" w:hAnsiTheme="minorEastAsia" w:hint="eastAsia"/>
          <w:sz w:val="24"/>
          <w:szCs w:val="24"/>
        </w:rPr>
        <w:t>STM32F</w:t>
      </w:r>
      <w:r w:rsidRPr="00F0527E">
        <w:rPr>
          <w:rFonts w:asciiTheme="minorEastAsia" w:hAnsiTheme="minorEastAsia" w:hint="eastAsia"/>
          <w:sz w:val="24"/>
          <w:szCs w:val="24"/>
        </w:rPr>
        <w:t>105芯片为主控芯片，其内部集成有可嵌入死区时间的互补PWM脉冲发生器以及编码器接口单元，结合SVPWM算法可方便产生PWM</w:t>
      </w:r>
      <w:r w:rsidR="00F0527E" w:rsidRPr="00F0527E">
        <w:rPr>
          <w:rFonts w:asciiTheme="minorEastAsia" w:hAnsiTheme="minorEastAsia" w:hint="eastAsia"/>
          <w:sz w:val="24"/>
          <w:szCs w:val="24"/>
        </w:rPr>
        <w:t>驱动信号，并解</w:t>
      </w:r>
      <w:r w:rsidRPr="00F0527E">
        <w:rPr>
          <w:rFonts w:asciiTheme="minorEastAsia" w:hAnsiTheme="minorEastAsia" w:hint="eastAsia"/>
          <w:sz w:val="24"/>
          <w:szCs w:val="24"/>
        </w:rPr>
        <w:t>算出电机的位置信息。硬件上搭建有旋转变压器解码模块、功率管驱动模块、控制模块、通讯以及控制信号输入接口模块；软件</w:t>
      </w:r>
      <w:r w:rsidR="007E2AB2" w:rsidRPr="00F0527E">
        <w:rPr>
          <w:rFonts w:asciiTheme="minorEastAsia" w:hAnsiTheme="minorEastAsia" w:hint="eastAsia"/>
          <w:sz w:val="24"/>
          <w:szCs w:val="24"/>
        </w:rPr>
        <w:t>上实现SVPWM空间矢量信号、AD电流采样、电机位置信号解码、串口通讯、CAN通讯、电流和速度闭环，实现电机的控制过</w:t>
      </w:r>
      <w:r w:rsidR="007E2AB2" w:rsidRPr="00F0527E">
        <w:rPr>
          <w:rFonts w:hint="eastAsia"/>
          <w:sz w:val="24"/>
          <w:szCs w:val="24"/>
        </w:rPr>
        <w:t>程。</w:t>
      </w:r>
    </w:p>
    <w:p w14:paraId="297CD2EC" w14:textId="77777777" w:rsidR="00566987" w:rsidRPr="00BA4BF3" w:rsidRDefault="00566987" w:rsidP="00075430">
      <w:pPr>
        <w:pStyle w:val="2"/>
        <w:rPr>
          <w:rFonts w:ascii="黑体" w:hAnsi="黑体"/>
          <w:sz w:val="28"/>
          <w:szCs w:val="28"/>
        </w:rPr>
      </w:pPr>
      <w:bookmarkStart w:id="87" w:name="_Toc34901687"/>
      <w:r w:rsidRPr="00BA4BF3">
        <w:rPr>
          <w:rFonts w:ascii="黑体" w:hAnsi="黑体" w:hint="eastAsia"/>
          <w:sz w:val="28"/>
          <w:szCs w:val="28"/>
        </w:rPr>
        <w:t>5.1</w:t>
      </w:r>
      <w:r w:rsidR="0098368C" w:rsidRPr="00BA4BF3">
        <w:rPr>
          <w:rFonts w:ascii="黑体" w:hAnsi="黑体" w:hint="eastAsia"/>
          <w:sz w:val="28"/>
          <w:szCs w:val="28"/>
        </w:rPr>
        <w:t>硬件</w:t>
      </w:r>
      <w:r w:rsidR="00794823" w:rsidRPr="00BA4BF3">
        <w:rPr>
          <w:rFonts w:ascii="黑体" w:hAnsi="黑体" w:hint="eastAsia"/>
          <w:sz w:val="28"/>
          <w:szCs w:val="28"/>
        </w:rPr>
        <w:t>系统总体</w:t>
      </w:r>
      <w:r w:rsidR="0098368C" w:rsidRPr="00BA4BF3">
        <w:rPr>
          <w:rFonts w:ascii="黑体" w:hAnsi="黑体" w:hint="eastAsia"/>
          <w:sz w:val="28"/>
          <w:szCs w:val="28"/>
        </w:rPr>
        <w:t>设计</w:t>
      </w:r>
      <w:bookmarkEnd w:id="87"/>
    </w:p>
    <w:p w14:paraId="34B47E0E" w14:textId="77777777" w:rsidR="00BF7781" w:rsidRPr="003C071B" w:rsidRDefault="00BF7781" w:rsidP="003C071B">
      <w:pPr>
        <w:spacing w:line="360" w:lineRule="auto"/>
        <w:ind w:firstLineChars="200" w:firstLine="480"/>
        <w:rPr>
          <w:rFonts w:asciiTheme="minorEastAsia" w:hAnsiTheme="minorEastAsia"/>
          <w:sz w:val="24"/>
          <w:szCs w:val="24"/>
        </w:rPr>
      </w:pPr>
      <w:r w:rsidRPr="003C071B">
        <w:rPr>
          <w:rFonts w:asciiTheme="minorEastAsia" w:hAnsiTheme="minorEastAsia" w:hint="eastAsia"/>
          <w:sz w:val="24"/>
          <w:szCs w:val="24"/>
        </w:rPr>
        <w:t>PMSM控制系统主要由永磁同步电机、控制芯片最小系统、功率模块、控制模块、电流以及温度检测模块、外部</w:t>
      </w:r>
      <m:oMath>
        <m:r>
          <m:rPr>
            <m:sty m:val="p"/>
          </m:rPr>
          <w:rPr>
            <w:rFonts w:ascii="Cambria Math" w:hAnsi="Cambria Math"/>
            <w:sz w:val="24"/>
            <w:szCs w:val="24"/>
          </w:rPr>
          <m:t>I/O</m:t>
        </m:r>
      </m:oMath>
      <w:r w:rsidRPr="003C071B">
        <w:rPr>
          <w:rFonts w:asciiTheme="minorEastAsia" w:hAnsiTheme="minorEastAsia"/>
          <w:sz w:val="24"/>
          <w:szCs w:val="24"/>
        </w:rPr>
        <w:t>模块</w:t>
      </w:r>
      <w:r w:rsidRPr="003C071B">
        <w:rPr>
          <w:rFonts w:asciiTheme="minorEastAsia" w:hAnsiTheme="minorEastAsia" w:hint="eastAsia"/>
          <w:sz w:val="24"/>
          <w:szCs w:val="24"/>
        </w:rPr>
        <w:t>和通信模块等部分组成。</w:t>
      </w:r>
      <w:r w:rsidR="00075430" w:rsidRPr="003C071B">
        <w:rPr>
          <w:rFonts w:asciiTheme="minorEastAsia" w:hAnsiTheme="minorEastAsia" w:hint="eastAsia"/>
          <w:sz w:val="24"/>
          <w:szCs w:val="24"/>
        </w:rPr>
        <w:t>硬件</w:t>
      </w:r>
      <w:r w:rsidR="00075430" w:rsidRPr="003C071B">
        <w:rPr>
          <w:rFonts w:asciiTheme="minorEastAsia" w:hAnsiTheme="minorEastAsia"/>
          <w:sz w:val="24"/>
          <w:szCs w:val="24"/>
        </w:rPr>
        <w:t>系统总体结构如图</w:t>
      </w:r>
      <w:r w:rsidR="00075430" w:rsidRPr="003C071B">
        <w:rPr>
          <w:rFonts w:asciiTheme="minorEastAsia" w:hAnsiTheme="minorEastAsia" w:hint="eastAsia"/>
          <w:sz w:val="24"/>
          <w:szCs w:val="24"/>
        </w:rPr>
        <w:t>5.1所示。</w:t>
      </w:r>
    </w:p>
    <w:p w14:paraId="0B549C28" w14:textId="77777777" w:rsidR="00BF7781" w:rsidRDefault="00075430" w:rsidP="00075430">
      <w:pPr>
        <w:jc w:val="center"/>
      </w:pPr>
      <w:r>
        <w:object w:dxaOrig="7290" w:dyaOrig="4620" w14:anchorId="69CC5BAB">
          <v:shape id="_x0000_i1038" type="#_x0000_t75" style="width:364.75pt;height:230.95pt" o:ole="">
            <v:imagedata r:id="rId86" o:title=""/>
          </v:shape>
          <o:OLEObject Type="Embed" ProgID="Visio.Drawing.15" ShapeID="_x0000_i1038" DrawAspect="Content" ObjectID="_1645864375" r:id="rId87"/>
        </w:object>
      </w:r>
    </w:p>
    <w:p w14:paraId="47F75F6E" w14:textId="77777777" w:rsidR="00075430" w:rsidRPr="00407C4E" w:rsidRDefault="00075430" w:rsidP="00075430">
      <w:pPr>
        <w:jc w:val="center"/>
        <w:rPr>
          <w:rFonts w:asciiTheme="minorEastAsia" w:hAnsiTheme="minorEastAsia"/>
          <w:b/>
        </w:rPr>
      </w:pPr>
      <w:r w:rsidRPr="00407C4E">
        <w:rPr>
          <w:rFonts w:asciiTheme="minorEastAsia" w:hAnsiTheme="minorEastAsia" w:hint="eastAsia"/>
          <w:b/>
        </w:rPr>
        <w:t>图5.1 硬件系统总体结构</w:t>
      </w:r>
    </w:p>
    <w:p w14:paraId="7814E1F0" w14:textId="77777777" w:rsidR="007E2AB2" w:rsidRDefault="00BF7781" w:rsidP="006767E2">
      <w:pPr>
        <w:spacing w:line="360" w:lineRule="auto"/>
        <w:ind w:firstLine="420"/>
        <w:rPr>
          <w:rFonts w:asciiTheme="minorEastAsia" w:hAnsiTheme="minorEastAsia"/>
          <w:sz w:val="24"/>
          <w:szCs w:val="24"/>
        </w:rPr>
      </w:pPr>
      <w:r w:rsidRPr="00F0527E">
        <w:rPr>
          <w:rFonts w:asciiTheme="minorEastAsia" w:hAnsiTheme="minorEastAsia" w:hint="eastAsia"/>
          <w:sz w:val="24"/>
          <w:szCs w:val="24"/>
        </w:rPr>
        <w:t>本文设计的PMSM控制器以STM32F105RBT6芯片为核心，72V移动电源供电。电机三相线采用Y型连接方式，控制器时序采集两相其中两相相电流，</w:t>
      </w:r>
      <w:commentRangeStart w:id="88"/>
      <w:r w:rsidRPr="00F0527E">
        <w:rPr>
          <w:rFonts w:asciiTheme="minorEastAsia" w:hAnsiTheme="minorEastAsia" w:hint="eastAsia"/>
          <w:sz w:val="24"/>
          <w:szCs w:val="24"/>
        </w:rPr>
        <w:t>令一相</w:t>
      </w:r>
      <w:commentRangeEnd w:id="88"/>
      <w:r w:rsidR="00AD2DFE">
        <w:rPr>
          <w:rStyle w:val="af5"/>
        </w:rPr>
        <w:commentReference w:id="88"/>
      </w:r>
      <w:r w:rsidRPr="00F0527E">
        <w:rPr>
          <w:rFonts w:asciiTheme="minorEastAsia" w:hAnsiTheme="minorEastAsia" w:hint="eastAsia"/>
          <w:sz w:val="24"/>
          <w:szCs w:val="24"/>
        </w:rPr>
        <w:t>可由计算得到。相电流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Pr="00F0527E">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Pr="00F0527E">
        <w:rPr>
          <w:rFonts w:asciiTheme="minorEastAsia" w:hAnsiTheme="minorEastAsia" w:hint="eastAsia"/>
          <w:sz w:val="24"/>
          <w:szCs w:val="24"/>
        </w:rPr>
        <w:t>通过两个非接触式电流传感器检测，将检测到的信号送入STM32F105RBT6的AD转换接口，电机的位置信号通过旋转变压器测得，旋</w:t>
      </w:r>
      <w:r w:rsidRPr="00F0527E">
        <w:rPr>
          <w:rFonts w:asciiTheme="minorEastAsia" w:hAnsiTheme="minorEastAsia" w:hint="eastAsia"/>
          <w:sz w:val="24"/>
          <w:szCs w:val="24"/>
        </w:rPr>
        <w:lastRenderedPageBreak/>
        <w:t>转变压器测得的正余弦差分信号送入AD2S1210旋转变压器解码模块，STM32F105RBT6的编码器可以读取解码模块输出的脉冲信号，以此来计算电机的位置以及速度</w:t>
      </w:r>
      <w:r w:rsidR="00F0527E">
        <w:rPr>
          <w:rFonts w:asciiTheme="minorEastAsia" w:hAnsiTheme="minorEastAsia" w:hint="eastAsia"/>
          <w:sz w:val="24"/>
          <w:szCs w:val="24"/>
        </w:rPr>
        <w:t>信息</w:t>
      </w:r>
      <w:r w:rsidRPr="00F0527E">
        <w:rPr>
          <w:rFonts w:asciiTheme="minorEastAsia" w:hAnsiTheme="minorEastAsia" w:hint="eastAsia"/>
          <w:sz w:val="24"/>
          <w:szCs w:val="24"/>
        </w:rPr>
        <w:t>。由SVPWM算法结合STM32F105RBT6内部TIM1产生6路PWM驱动信号送入MOSFET功率管以驱动</w:t>
      </w:r>
      <w:r w:rsidR="00F0527E">
        <w:rPr>
          <w:rFonts w:asciiTheme="minorEastAsia" w:hAnsiTheme="minorEastAsia" w:hint="eastAsia"/>
          <w:sz w:val="24"/>
          <w:szCs w:val="24"/>
        </w:rPr>
        <w:t>电机。此外，外部控制信号主要有转把信号、档位信号、刹车信号等</w:t>
      </w:r>
      <w:r w:rsidRPr="00F0527E">
        <w:rPr>
          <w:rFonts w:asciiTheme="minorEastAsia" w:hAnsiTheme="minorEastAsia" w:hint="eastAsia"/>
          <w:sz w:val="24"/>
          <w:szCs w:val="24"/>
        </w:rPr>
        <w:t>。转把信号通过芯片内部的12位AD转换器进行采集，其余两个信号直接通过</w:t>
      </w:r>
      <m:oMath>
        <m:r>
          <m:rPr>
            <m:sty m:val="p"/>
          </m:rPr>
          <w:rPr>
            <w:rFonts w:ascii="Cambria Math" w:hAnsi="Cambria Math"/>
            <w:sz w:val="24"/>
            <w:szCs w:val="24"/>
          </w:rPr>
          <m:t>I/O</m:t>
        </m:r>
      </m:oMath>
      <w:r w:rsidRPr="00F0527E">
        <w:rPr>
          <w:rFonts w:asciiTheme="minorEastAsia" w:hAnsiTheme="minorEastAsia"/>
          <w:sz w:val="24"/>
          <w:szCs w:val="24"/>
        </w:rPr>
        <w:t>口进行读取</w:t>
      </w:r>
      <w:r w:rsidRPr="00F0527E">
        <w:rPr>
          <w:rFonts w:asciiTheme="minorEastAsia" w:hAnsiTheme="minorEastAsia" w:hint="eastAsia"/>
          <w:sz w:val="24"/>
          <w:szCs w:val="24"/>
        </w:rPr>
        <w:t>。</w:t>
      </w:r>
      <w:r w:rsidRPr="00F0527E">
        <w:rPr>
          <w:rFonts w:asciiTheme="minorEastAsia" w:hAnsiTheme="minorEastAsia"/>
          <w:sz w:val="24"/>
          <w:szCs w:val="24"/>
        </w:rPr>
        <w:t>通过</w:t>
      </w:r>
      <w:r w:rsidRPr="00F0527E">
        <w:rPr>
          <w:rFonts w:asciiTheme="minorEastAsia" w:hAnsiTheme="minorEastAsia" w:hint="eastAsia"/>
          <w:sz w:val="24"/>
          <w:szCs w:val="24"/>
        </w:rPr>
        <w:t>CAN总线和串口可以对电机运行过程中的各个参数进行监测。</w:t>
      </w:r>
    </w:p>
    <w:p w14:paraId="542CB25E" w14:textId="77777777" w:rsidR="00566987" w:rsidRPr="00BA4BF3" w:rsidRDefault="006767E2" w:rsidP="00794823">
      <w:pPr>
        <w:pStyle w:val="2"/>
        <w:rPr>
          <w:rFonts w:ascii="黑体" w:hAnsi="黑体"/>
          <w:sz w:val="28"/>
          <w:szCs w:val="28"/>
        </w:rPr>
      </w:pPr>
      <w:bookmarkStart w:id="89" w:name="_Toc34901688"/>
      <w:r w:rsidRPr="00BA4BF3">
        <w:rPr>
          <w:rFonts w:ascii="黑体" w:hAnsi="黑体" w:hint="eastAsia"/>
          <w:sz w:val="28"/>
          <w:szCs w:val="28"/>
        </w:rPr>
        <w:t>5.</w:t>
      </w:r>
      <w:r w:rsidR="00794823" w:rsidRPr="00BA4BF3">
        <w:rPr>
          <w:rFonts w:ascii="黑体" w:hAnsi="黑体" w:hint="eastAsia"/>
          <w:sz w:val="28"/>
          <w:szCs w:val="28"/>
        </w:rPr>
        <w:t>2</w:t>
      </w:r>
      <w:r w:rsidR="00566987" w:rsidRPr="00BA4BF3">
        <w:rPr>
          <w:rFonts w:ascii="黑体" w:hAnsi="黑体" w:hint="eastAsia"/>
          <w:sz w:val="28"/>
          <w:szCs w:val="28"/>
        </w:rPr>
        <w:t>主控制器选型与最小系统设计</w:t>
      </w:r>
      <w:bookmarkEnd w:id="89"/>
    </w:p>
    <w:p w14:paraId="51C3957E" w14:textId="77777777" w:rsidR="00BF7781" w:rsidRPr="000C158E" w:rsidRDefault="0098368C" w:rsidP="000C158E">
      <w:pPr>
        <w:spacing w:line="360" w:lineRule="auto"/>
        <w:ind w:firstLineChars="200" w:firstLine="480"/>
        <w:rPr>
          <w:rFonts w:asciiTheme="minorEastAsia" w:hAnsiTheme="minorEastAsia"/>
          <w:sz w:val="24"/>
          <w:szCs w:val="24"/>
        </w:rPr>
      </w:pPr>
      <w:r w:rsidRPr="000C158E">
        <w:rPr>
          <w:rFonts w:asciiTheme="minorEastAsia" w:hAnsiTheme="minorEastAsia"/>
          <w:sz w:val="24"/>
          <w:szCs w:val="24"/>
        </w:rPr>
        <w:t>永磁同步电机控制系统外部控制器件比较多以及通讯过程中数据的实时处理能力要求较高</w:t>
      </w:r>
      <w:r w:rsidRPr="000C158E">
        <w:rPr>
          <w:rFonts w:asciiTheme="minorEastAsia" w:hAnsiTheme="minorEastAsia" w:hint="eastAsia"/>
          <w:sz w:val="24"/>
          <w:szCs w:val="24"/>
        </w:rPr>
        <w:t>，</w:t>
      </w:r>
      <w:r w:rsidRPr="000C158E">
        <w:rPr>
          <w:rFonts w:asciiTheme="minorEastAsia" w:hAnsiTheme="minorEastAsia"/>
          <w:sz w:val="24"/>
          <w:szCs w:val="24"/>
        </w:rPr>
        <w:t>为了能够满足其控制性能</w:t>
      </w:r>
      <w:r w:rsidRPr="000C158E">
        <w:rPr>
          <w:rFonts w:asciiTheme="minorEastAsia" w:hAnsiTheme="minorEastAsia" w:hint="eastAsia"/>
          <w:sz w:val="24"/>
          <w:szCs w:val="24"/>
        </w:rPr>
        <w:t>，</w:t>
      </w:r>
      <w:r w:rsidRPr="000C158E">
        <w:rPr>
          <w:rFonts w:asciiTheme="minorEastAsia" w:hAnsiTheme="minorEastAsia"/>
          <w:sz w:val="24"/>
          <w:szCs w:val="24"/>
        </w:rPr>
        <w:t>主控制器的选择需要考虑一下几个方面</w:t>
      </w:r>
      <w:r w:rsidRPr="000C158E">
        <w:rPr>
          <w:rFonts w:asciiTheme="minorEastAsia" w:hAnsiTheme="minorEastAsia" w:hint="eastAsia"/>
          <w:sz w:val="24"/>
          <w:szCs w:val="24"/>
        </w:rPr>
        <w:t>：</w:t>
      </w:r>
    </w:p>
    <w:p w14:paraId="574AD857" w14:textId="77777777" w:rsidR="0098368C" w:rsidRPr="000C158E" w:rsidRDefault="0098368C"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其一，永磁同步电机</w:t>
      </w:r>
      <w:r w:rsidR="00617DC1" w:rsidRPr="000C158E">
        <w:rPr>
          <w:rFonts w:asciiTheme="minorEastAsia" w:hAnsiTheme="minorEastAsia" w:hint="eastAsia"/>
          <w:sz w:val="24"/>
          <w:szCs w:val="24"/>
        </w:rPr>
        <w:t>参数相对比较多，要对其进行控制，主控设备需要相当高的计算速度与数据处理能力，达到最佳的控制性能；</w:t>
      </w:r>
    </w:p>
    <w:p w14:paraId="6D5A6C13" w14:textId="77777777" w:rsidR="00617DC1" w:rsidRPr="000C158E" w:rsidRDefault="00617DC1"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其二，永磁同步电机控制相对复杂，需要大量的数据换算和模块分离控制，为了能够对各个模块进行有效控制，主控芯片需要丰富的内部资源以及对外的通用输入输出接口。</w:t>
      </w:r>
    </w:p>
    <w:p w14:paraId="40F11960" w14:textId="77777777" w:rsidR="00246006" w:rsidRDefault="00246006"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基于以上考虑，本设计采用意法半导体公司STM32系列STM32F105RBT6微控制器，</w:t>
      </w:r>
      <w:r w:rsidR="00C86913" w:rsidRPr="000C158E">
        <w:rPr>
          <w:rFonts w:asciiTheme="minorEastAsia" w:hAnsiTheme="minorEastAsia" w:hint="eastAsia"/>
          <w:sz w:val="24"/>
          <w:szCs w:val="24"/>
        </w:rPr>
        <w:t>LQFP64封装，</w:t>
      </w:r>
      <w:r w:rsidRPr="000C158E">
        <w:rPr>
          <w:rFonts w:asciiTheme="minorEastAsia" w:hAnsiTheme="minorEastAsia" w:hint="eastAsia"/>
          <w:sz w:val="24"/>
          <w:szCs w:val="24"/>
        </w:rPr>
        <w:t>该芯片基于cortex-M3内核，其功耗小、内部资源丰富、</w:t>
      </w:r>
      <w:r w:rsidR="000273D1" w:rsidRPr="000C158E">
        <w:rPr>
          <w:rFonts w:asciiTheme="minorEastAsia" w:hAnsiTheme="minorEastAsia" w:hint="eastAsia"/>
          <w:sz w:val="24"/>
          <w:szCs w:val="24"/>
        </w:rPr>
        <w:t>中断反应快并且价格便宜，系统采用哈弗架构，时钟频率可以达到72MHz，外设接口丰富，</w:t>
      </w:r>
      <w:r w:rsidR="00C86913" w:rsidRPr="000C158E">
        <w:rPr>
          <w:rFonts w:asciiTheme="minorEastAsia" w:hAnsiTheme="minorEastAsia" w:hint="eastAsia"/>
          <w:sz w:val="24"/>
          <w:szCs w:val="24"/>
        </w:rPr>
        <w:t>自带12位A/D转换器多达16路，内部集成64Kflash以及20K的RAM空间，</w:t>
      </w:r>
      <w:r w:rsidR="000273D1" w:rsidRPr="000C158E">
        <w:rPr>
          <w:rFonts w:asciiTheme="minorEastAsia" w:hAnsiTheme="minorEastAsia" w:hint="eastAsia"/>
          <w:sz w:val="24"/>
          <w:szCs w:val="24"/>
        </w:rPr>
        <w:t>能够满足永磁同步电机控制器的性能要求。</w:t>
      </w:r>
    </w:p>
    <w:p w14:paraId="7C67571B" w14:textId="77777777" w:rsidR="000C158E" w:rsidRPr="00E412CA" w:rsidRDefault="000C158E" w:rsidP="000C158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如图5.2所示，为</w:t>
      </w:r>
      <w:r w:rsidRPr="00F0527E">
        <w:rPr>
          <w:rFonts w:asciiTheme="minorEastAsia" w:hAnsiTheme="minorEastAsia" w:hint="eastAsia"/>
          <w:sz w:val="24"/>
          <w:szCs w:val="24"/>
        </w:rPr>
        <w:t>STM32F105RBT6</w:t>
      </w:r>
      <w:r>
        <w:rPr>
          <w:rFonts w:asciiTheme="minorEastAsia" w:hAnsiTheme="minorEastAsia" w:hint="eastAsia"/>
          <w:sz w:val="24"/>
          <w:szCs w:val="24"/>
        </w:rPr>
        <w:t>最小系统原理图。其中</w:t>
      </w:r>
      <w:r w:rsidR="004D05F0">
        <w:rPr>
          <w:rFonts w:asciiTheme="minorEastAsia" w:hAnsiTheme="minorEastAsia" w:hint="eastAsia"/>
          <w:sz w:val="24"/>
          <w:szCs w:val="24"/>
        </w:rPr>
        <w:t>PC5为控制器状态指示引脚</w:t>
      </w:r>
      <w:r>
        <w:rPr>
          <w:rFonts w:asciiTheme="minorEastAsia" w:hAnsiTheme="minorEastAsia" w:hint="eastAsia"/>
          <w:sz w:val="24"/>
          <w:szCs w:val="24"/>
        </w:rPr>
        <w:t>，当系统出现过流、过热等故障时，</w:t>
      </w:r>
      <w:r w:rsidR="004D05F0">
        <w:rPr>
          <w:rFonts w:asciiTheme="minorEastAsia" w:hAnsiTheme="minorEastAsia" w:hint="eastAsia"/>
          <w:sz w:val="24"/>
          <w:szCs w:val="24"/>
        </w:rPr>
        <w:t>所连接的</w:t>
      </w:r>
      <w:r>
        <w:rPr>
          <w:rFonts w:asciiTheme="minorEastAsia" w:hAnsiTheme="minorEastAsia" w:hint="eastAsia"/>
          <w:sz w:val="24"/>
          <w:szCs w:val="24"/>
        </w:rPr>
        <w:t>状态指示灯会做出相应的闪烁指示，从而能够直观的观察系统故障。为了便于硬件调试，预留出SWD-IO和SWD-CLK作为控制器程序下载以及调试接口</w:t>
      </w:r>
      <w:r w:rsidR="00E412CA">
        <w:rPr>
          <w:rFonts w:asciiTheme="minorEastAsia" w:hAnsiTheme="minorEastAsia" w:hint="eastAsia"/>
          <w:sz w:val="24"/>
          <w:szCs w:val="24"/>
        </w:rPr>
        <w:t>，</w:t>
      </w:r>
      <w:r>
        <w:rPr>
          <w:rFonts w:asciiTheme="minorEastAsia" w:hAnsiTheme="minorEastAsia" w:hint="eastAsia"/>
          <w:sz w:val="24"/>
          <w:szCs w:val="24"/>
        </w:rPr>
        <w:t>并引出芯片复位端</w:t>
      </w:r>
      <w:r w:rsidR="00E412CA">
        <w:rPr>
          <w:rFonts w:asciiTheme="minorEastAsia" w:hAnsiTheme="minorEastAsia" w:hint="eastAsia"/>
          <w:sz w:val="24"/>
          <w:szCs w:val="24"/>
        </w:rPr>
        <w:t>。使用8MHz晶振作为芯片外部时钟源，为系统提供时钟信号。与3.3V电源连接的均为滤波电容，提高系统稳定性，其余IO口作为数据采集与系统控制信号端口。</w:t>
      </w:r>
    </w:p>
    <w:p w14:paraId="2385A1D8" w14:textId="77777777" w:rsidR="00C86913" w:rsidRDefault="00C86913" w:rsidP="000C158E">
      <w:pPr>
        <w:jc w:val="center"/>
      </w:pPr>
    </w:p>
    <w:p w14:paraId="589E98D5" w14:textId="77777777" w:rsidR="004D05F0" w:rsidRDefault="004D05F0" w:rsidP="000C158E">
      <w:pPr>
        <w:jc w:val="center"/>
      </w:pPr>
      <w:r>
        <w:rPr>
          <w:noProof/>
        </w:rPr>
        <w:lastRenderedPageBreak/>
        <w:drawing>
          <wp:inline distT="0" distB="0" distL="0" distR="0" wp14:anchorId="5FE59DDD" wp14:editId="06E612F6">
            <wp:extent cx="5274310" cy="28395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39503"/>
                    </a:xfrm>
                    <a:prstGeom prst="rect">
                      <a:avLst/>
                    </a:prstGeom>
                    <a:noFill/>
                    <a:ln>
                      <a:noFill/>
                    </a:ln>
                  </pic:spPr>
                </pic:pic>
              </a:graphicData>
            </a:graphic>
          </wp:inline>
        </w:drawing>
      </w:r>
    </w:p>
    <w:p w14:paraId="575A1A84" w14:textId="77777777" w:rsidR="00714A27" w:rsidRPr="00407C4E" w:rsidRDefault="00714A27" w:rsidP="000C158E">
      <w:pPr>
        <w:jc w:val="center"/>
        <w:rPr>
          <w:rFonts w:asciiTheme="minorEastAsia" w:hAnsiTheme="minorEastAsia"/>
          <w:b/>
          <w:szCs w:val="21"/>
        </w:rPr>
      </w:pPr>
      <w:r w:rsidRPr="00407C4E">
        <w:rPr>
          <w:rFonts w:asciiTheme="minorEastAsia" w:hAnsiTheme="minorEastAsia" w:hint="eastAsia"/>
          <w:b/>
          <w:szCs w:val="21"/>
        </w:rPr>
        <w:t xml:space="preserve">图5.2 </w:t>
      </w:r>
      <w:r w:rsidR="000C158E" w:rsidRPr="00407C4E">
        <w:rPr>
          <w:rFonts w:asciiTheme="minorEastAsia" w:hAnsiTheme="minorEastAsia" w:hint="eastAsia"/>
          <w:b/>
          <w:szCs w:val="21"/>
        </w:rPr>
        <w:t xml:space="preserve"> STM32F105RBT6最小系统</w:t>
      </w:r>
    </w:p>
    <w:p w14:paraId="36B80C73" w14:textId="77777777" w:rsidR="00566987" w:rsidRPr="00407C4E" w:rsidRDefault="0098368C" w:rsidP="00794823">
      <w:pPr>
        <w:pStyle w:val="2"/>
        <w:rPr>
          <w:rFonts w:asciiTheme="minorEastAsia" w:eastAsiaTheme="minorEastAsia" w:hAnsiTheme="minorEastAsia"/>
          <w:sz w:val="21"/>
          <w:szCs w:val="21"/>
        </w:rPr>
      </w:pPr>
      <w:bookmarkStart w:id="90" w:name="_Toc34901689"/>
      <w:r w:rsidRPr="00407C4E">
        <w:rPr>
          <w:rFonts w:asciiTheme="minorEastAsia" w:eastAsiaTheme="minorEastAsia" w:hAnsiTheme="minorEastAsia" w:hint="eastAsia"/>
          <w:sz w:val="21"/>
          <w:szCs w:val="21"/>
        </w:rPr>
        <w:t>5.</w:t>
      </w:r>
      <w:r w:rsidR="00794823" w:rsidRPr="00407C4E">
        <w:rPr>
          <w:rFonts w:asciiTheme="minorEastAsia" w:eastAsiaTheme="minorEastAsia" w:hAnsiTheme="minorEastAsia" w:hint="eastAsia"/>
          <w:sz w:val="21"/>
          <w:szCs w:val="21"/>
        </w:rPr>
        <w:t>3</w:t>
      </w:r>
      <w:r w:rsidR="00566987" w:rsidRPr="00407C4E">
        <w:rPr>
          <w:rFonts w:asciiTheme="minorEastAsia" w:eastAsiaTheme="minorEastAsia" w:hAnsiTheme="minorEastAsia" w:hint="eastAsia"/>
          <w:sz w:val="21"/>
          <w:szCs w:val="21"/>
        </w:rPr>
        <w:t>电源电路设计</w:t>
      </w:r>
      <w:bookmarkEnd w:id="90"/>
    </w:p>
    <w:p w14:paraId="4DC27117" w14:textId="77777777" w:rsidR="00E412CA" w:rsidRPr="00D5336A" w:rsidRDefault="00632217" w:rsidP="00D5336A">
      <w:pPr>
        <w:spacing w:line="360" w:lineRule="auto"/>
        <w:ind w:firstLine="420"/>
        <w:rPr>
          <w:rFonts w:asciiTheme="minorEastAsia" w:hAnsiTheme="minorEastAsia"/>
          <w:sz w:val="24"/>
          <w:szCs w:val="24"/>
        </w:rPr>
      </w:pPr>
      <w:r w:rsidRPr="00D5336A">
        <w:rPr>
          <w:sz w:val="24"/>
          <w:szCs w:val="24"/>
        </w:rPr>
        <w:t>由于控制器采用单一的移动电源供电</w:t>
      </w:r>
      <w:r w:rsidRPr="00D5336A">
        <w:rPr>
          <w:rFonts w:hint="eastAsia"/>
          <w:sz w:val="24"/>
          <w:szCs w:val="24"/>
        </w:rPr>
        <w:t>，</w:t>
      </w:r>
      <w:r w:rsidRPr="00D5336A">
        <w:rPr>
          <w:sz w:val="24"/>
          <w:szCs w:val="24"/>
        </w:rPr>
        <w:t>而主控芯片</w:t>
      </w:r>
      <w:r w:rsidRPr="00D5336A">
        <w:rPr>
          <w:rFonts w:asciiTheme="minorEastAsia" w:hAnsiTheme="minorEastAsia" w:hint="eastAsia"/>
          <w:sz w:val="24"/>
          <w:szCs w:val="24"/>
        </w:rPr>
        <w:t>STM32F105RBT6、运算放大器LM358、旋转变压器等都需要不同的电压等级，所以就需要稳压电路，分别给其供给不同的电压。综合考虑，将电源划分为3.3V、5V、12V三个等级。</w:t>
      </w:r>
    </w:p>
    <w:p w14:paraId="37796CFA" w14:textId="77777777" w:rsidR="00632217" w:rsidRPr="00D5336A" w:rsidRDefault="00632217"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控制器电路中，除驱动部分逆变桥需要60V电压外，其余部分电压值与60V相差较大，并且其余三个电压等级之间相差不大，所以采用分级稳压的方式来为各部分提供电压。</w:t>
      </w:r>
    </w:p>
    <w:p w14:paraId="485682B2" w14:textId="77777777" w:rsidR="00632217" w:rsidRDefault="00632217" w:rsidP="0014066D">
      <w:pPr>
        <w:ind w:firstLine="420"/>
        <w:jc w:val="center"/>
      </w:pPr>
      <w:r>
        <w:rPr>
          <w:noProof/>
        </w:rPr>
        <w:drawing>
          <wp:inline distT="0" distB="0" distL="0" distR="0" wp14:anchorId="43721B84" wp14:editId="0B9680FB">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62400" cy="2133600"/>
                    </a:xfrm>
                    <a:prstGeom prst="rect">
                      <a:avLst/>
                    </a:prstGeom>
                    <a:noFill/>
                    <a:ln>
                      <a:noFill/>
                    </a:ln>
                  </pic:spPr>
                </pic:pic>
              </a:graphicData>
            </a:graphic>
          </wp:inline>
        </w:drawing>
      </w:r>
    </w:p>
    <w:p w14:paraId="39E0B244" w14:textId="77777777" w:rsidR="0014066D" w:rsidRPr="00407C4E" w:rsidRDefault="00587261" w:rsidP="00587261">
      <w:pPr>
        <w:ind w:firstLine="420"/>
        <w:jc w:val="center"/>
        <w:rPr>
          <w:rFonts w:asciiTheme="minorEastAsia" w:hAnsiTheme="minorEastAsia"/>
          <w:b/>
        </w:rPr>
      </w:pPr>
      <w:r w:rsidRPr="00407C4E">
        <w:rPr>
          <w:rFonts w:asciiTheme="minorEastAsia" w:hAnsiTheme="minorEastAsia" w:hint="eastAsia"/>
          <w:b/>
        </w:rPr>
        <w:t>图5.3 12V电源电路设计</w:t>
      </w:r>
    </w:p>
    <w:p w14:paraId="7C23BF1B" w14:textId="77777777" w:rsidR="00587261" w:rsidRPr="00D5336A" w:rsidRDefault="00145953"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运算放大器LM358、电机的旋转变压器以及转把输入电压等都需要12V电源供电，因此需要将直流输入60V电压降压到12V。电路如图5.3所示，稳压芯片采用PN6055，其内置200V的高压启动模块，可以实现系统快速</w:t>
      </w:r>
      <w:r w:rsidRPr="00D5336A">
        <w:rPr>
          <w:rFonts w:asciiTheme="minorEastAsia" w:hAnsiTheme="minorEastAsia" w:hint="eastAsia"/>
          <w:sz w:val="24"/>
          <w:szCs w:val="24"/>
        </w:rPr>
        <w:lastRenderedPageBreak/>
        <w:t>启动，并且具有过压保护、</w:t>
      </w:r>
      <w:r w:rsidR="00D5336A" w:rsidRPr="00D5336A">
        <w:rPr>
          <w:rFonts w:asciiTheme="minorEastAsia" w:hAnsiTheme="minorEastAsia" w:hint="eastAsia"/>
          <w:sz w:val="24"/>
          <w:szCs w:val="24"/>
        </w:rPr>
        <w:t>欠压保护、过热保护等</w:t>
      </w:r>
      <w:r w:rsidRPr="00D5336A">
        <w:rPr>
          <w:rFonts w:asciiTheme="minorEastAsia" w:hAnsiTheme="minorEastAsia" w:hint="eastAsia"/>
          <w:sz w:val="24"/>
          <w:szCs w:val="24"/>
        </w:rPr>
        <w:t>全面的保护功能</w:t>
      </w:r>
      <w:r w:rsidR="00D5336A" w:rsidRPr="00D5336A">
        <w:rPr>
          <w:rFonts w:asciiTheme="minorEastAsia" w:hAnsiTheme="minorEastAsia" w:hint="eastAsia"/>
          <w:sz w:val="24"/>
          <w:szCs w:val="24"/>
        </w:rPr>
        <w:t>，广泛应用与电动车控制器以及车载设备领域。</w:t>
      </w:r>
    </w:p>
    <w:p w14:paraId="026757F0" w14:textId="77777777" w:rsidR="00D5336A" w:rsidRDefault="00587261" w:rsidP="00D5336A">
      <w:pPr>
        <w:ind w:firstLine="420"/>
        <w:jc w:val="center"/>
      </w:pPr>
      <w:r>
        <w:rPr>
          <w:noProof/>
        </w:rPr>
        <w:drawing>
          <wp:inline distT="0" distB="0" distL="0" distR="0" wp14:anchorId="27DED17C" wp14:editId="2A1753A5">
            <wp:extent cx="5274310" cy="14391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439179"/>
                    </a:xfrm>
                    <a:prstGeom prst="rect">
                      <a:avLst/>
                    </a:prstGeom>
                    <a:noFill/>
                    <a:ln>
                      <a:noFill/>
                    </a:ln>
                  </pic:spPr>
                </pic:pic>
              </a:graphicData>
            </a:graphic>
          </wp:inline>
        </w:drawing>
      </w:r>
    </w:p>
    <w:p w14:paraId="51A53FAB" w14:textId="77777777" w:rsidR="00587261" w:rsidRPr="00407C4E" w:rsidRDefault="00587261" w:rsidP="0014066D">
      <w:pPr>
        <w:ind w:firstLine="420"/>
        <w:jc w:val="center"/>
        <w:rPr>
          <w:rFonts w:asciiTheme="minorEastAsia" w:hAnsiTheme="minorEastAsia"/>
          <w:b/>
        </w:rPr>
      </w:pPr>
      <w:r w:rsidRPr="00407C4E">
        <w:rPr>
          <w:rFonts w:asciiTheme="minorEastAsia" w:hAnsiTheme="minorEastAsia" w:hint="eastAsia"/>
          <w:b/>
        </w:rPr>
        <w:t>图</w:t>
      </w:r>
      <w:r w:rsidR="00D5336A" w:rsidRPr="00407C4E">
        <w:rPr>
          <w:rFonts w:asciiTheme="minorEastAsia" w:hAnsiTheme="minorEastAsia" w:hint="eastAsia"/>
          <w:b/>
        </w:rPr>
        <w:t>5.4 5V和3.3V电源电路</w:t>
      </w:r>
    </w:p>
    <w:p w14:paraId="4B8866C7" w14:textId="77777777" w:rsidR="00D5336A" w:rsidRPr="0025341B" w:rsidRDefault="00D5336A" w:rsidP="0025341B">
      <w:pPr>
        <w:spacing w:line="360" w:lineRule="auto"/>
        <w:ind w:firstLine="420"/>
        <w:rPr>
          <w:rFonts w:asciiTheme="minorEastAsia" w:hAnsiTheme="minorEastAsia"/>
          <w:sz w:val="24"/>
          <w:szCs w:val="24"/>
        </w:rPr>
      </w:pPr>
      <w:r w:rsidRPr="0025341B">
        <w:rPr>
          <w:rFonts w:asciiTheme="minorEastAsia" w:hAnsiTheme="minorEastAsia" w:hint="eastAsia"/>
          <w:sz w:val="24"/>
          <w:szCs w:val="24"/>
        </w:rPr>
        <w:t>控制器中，</w:t>
      </w:r>
      <w:r w:rsidR="00BD021E" w:rsidRPr="0025341B">
        <w:rPr>
          <w:rFonts w:asciiTheme="minorEastAsia" w:hAnsiTheme="minorEastAsia" w:hint="eastAsia"/>
          <w:sz w:val="24"/>
          <w:szCs w:val="24"/>
        </w:rPr>
        <w:t>直流电流采样、相</w:t>
      </w:r>
      <w:r w:rsidRPr="0025341B">
        <w:rPr>
          <w:rFonts w:asciiTheme="minorEastAsia" w:hAnsiTheme="minorEastAsia" w:hint="eastAsia"/>
          <w:sz w:val="24"/>
          <w:szCs w:val="24"/>
        </w:rPr>
        <w:t>电流采样</w:t>
      </w:r>
      <w:r w:rsidR="00BD021E" w:rsidRPr="0025341B">
        <w:rPr>
          <w:rFonts w:asciiTheme="minorEastAsia" w:hAnsiTheme="minorEastAsia" w:hint="eastAsia"/>
          <w:sz w:val="24"/>
          <w:szCs w:val="24"/>
        </w:rPr>
        <w:t>以及功能性输出</w:t>
      </w:r>
      <w:r w:rsidRPr="0025341B">
        <w:rPr>
          <w:rFonts w:asciiTheme="minorEastAsia" w:hAnsiTheme="minorEastAsia" w:hint="eastAsia"/>
          <w:sz w:val="24"/>
          <w:szCs w:val="24"/>
        </w:rPr>
        <w:t>等模块</w:t>
      </w:r>
      <w:r w:rsidR="00BD021E" w:rsidRPr="0025341B">
        <w:rPr>
          <w:rFonts w:asciiTheme="minorEastAsia" w:hAnsiTheme="minorEastAsia" w:hint="eastAsia"/>
          <w:sz w:val="24"/>
          <w:szCs w:val="24"/>
        </w:rPr>
        <w:t>都</w:t>
      </w:r>
      <w:r w:rsidRPr="0025341B">
        <w:rPr>
          <w:rFonts w:asciiTheme="minorEastAsia" w:hAnsiTheme="minorEastAsia" w:hint="eastAsia"/>
          <w:sz w:val="24"/>
          <w:szCs w:val="24"/>
        </w:rPr>
        <w:t>需要5V电压</w:t>
      </w:r>
      <w:r w:rsidR="00BD021E" w:rsidRPr="0025341B">
        <w:rPr>
          <w:rFonts w:asciiTheme="minorEastAsia" w:hAnsiTheme="minorEastAsia" w:hint="eastAsia"/>
          <w:sz w:val="24"/>
          <w:szCs w:val="24"/>
        </w:rPr>
        <w:t>，主控芯片、电池保护模块和串口通信需要3.3V电压。ST公司生产的78M05是一种三端口DC/DC稳压芯片，其输入电压范围可达35V，具有过流过热等关断保护功能</w:t>
      </w:r>
      <w:r w:rsidR="0025341B" w:rsidRPr="0025341B">
        <w:rPr>
          <w:rFonts w:asciiTheme="minorEastAsia" w:hAnsiTheme="minorEastAsia" w:hint="eastAsia"/>
          <w:sz w:val="24"/>
          <w:szCs w:val="24"/>
        </w:rPr>
        <w:t>，</w:t>
      </w:r>
      <w:r w:rsidR="00BD021E" w:rsidRPr="0025341B">
        <w:rPr>
          <w:rFonts w:asciiTheme="minorEastAsia" w:hAnsiTheme="minorEastAsia" w:hint="eastAsia"/>
          <w:sz w:val="24"/>
          <w:szCs w:val="24"/>
        </w:rPr>
        <w:t>本设计78M05稳压电路可以使电压稳定在5V。</w:t>
      </w:r>
      <w:r w:rsidR="0025341B" w:rsidRPr="0025341B">
        <w:rPr>
          <w:rFonts w:asciiTheme="minorEastAsia" w:hAnsiTheme="minorEastAsia" w:hint="eastAsia"/>
          <w:sz w:val="24"/>
          <w:szCs w:val="24"/>
        </w:rPr>
        <w:t>NI公司生产的LM1117-3.3V稳压芯片，其输入电压范围可达13.8V，具有限流和热保护功能，其输出端的电容是用改变电压的瞬态特性以及稳定性。</w:t>
      </w:r>
      <w:r w:rsidR="00374F96">
        <w:rPr>
          <w:rFonts w:asciiTheme="minorEastAsia" w:hAnsiTheme="minorEastAsia" w:hint="eastAsia"/>
          <w:sz w:val="24"/>
          <w:szCs w:val="24"/>
        </w:rPr>
        <w:t>硬件</w:t>
      </w:r>
      <w:r w:rsidR="0025341B" w:rsidRPr="0025341B">
        <w:rPr>
          <w:rFonts w:asciiTheme="minorEastAsia" w:hAnsiTheme="minorEastAsia" w:hint="eastAsia"/>
          <w:sz w:val="24"/>
          <w:szCs w:val="24"/>
        </w:rPr>
        <w:t>电路如图5.4所示。</w:t>
      </w:r>
    </w:p>
    <w:p w14:paraId="4ADBC11A" w14:textId="77777777" w:rsidR="00566987" w:rsidRPr="00BA4BF3" w:rsidRDefault="0098368C" w:rsidP="00794823">
      <w:pPr>
        <w:pStyle w:val="2"/>
        <w:rPr>
          <w:rFonts w:ascii="黑体" w:hAnsi="黑体"/>
          <w:sz w:val="28"/>
          <w:szCs w:val="28"/>
        </w:rPr>
      </w:pPr>
      <w:bookmarkStart w:id="91" w:name="_Toc34901690"/>
      <w:r w:rsidRPr="00BA4BF3">
        <w:rPr>
          <w:rFonts w:ascii="黑体" w:hAnsi="黑体" w:hint="eastAsia"/>
          <w:sz w:val="28"/>
          <w:szCs w:val="28"/>
        </w:rPr>
        <w:t>5.</w:t>
      </w:r>
      <w:r w:rsidR="00794823" w:rsidRPr="00BA4BF3">
        <w:rPr>
          <w:rFonts w:ascii="黑体" w:hAnsi="黑体" w:hint="eastAsia"/>
          <w:sz w:val="28"/>
          <w:szCs w:val="28"/>
        </w:rPr>
        <w:t>4</w:t>
      </w:r>
      <w:r w:rsidR="00374F96" w:rsidRPr="00BA4BF3">
        <w:rPr>
          <w:rFonts w:ascii="黑体" w:hAnsi="黑体" w:hint="eastAsia"/>
          <w:sz w:val="28"/>
          <w:szCs w:val="28"/>
        </w:rPr>
        <w:t>功率驱动</w:t>
      </w:r>
      <w:r w:rsidR="00566987" w:rsidRPr="00BA4BF3">
        <w:rPr>
          <w:rFonts w:ascii="黑体" w:hAnsi="黑体" w:hint="eastAsia"/>
          <w:sz w:val="28"/>
          <w:szCs w:val="28"/>
        </w:rPr>
        <w:t>电路设计</w:t>
      </w:r>
      <w:bookmarkEnd w:id="91"/>
    </w:p>
    <w:p w14:paraId="6B8BCFFE" w14:textId="77777777" w:rsidR="00374F96" w:rsidRPr="00FA52AF" w:rsidRDefault="00374F96" w:rsidP="00FA52AF">
      <w:pPr>
        <w:spacing w:line="360" w:lineRule="auto"/>
        <w:rPr>
          <w:rFonts w:asciiTheme="minorEastAsia" w:hAnsiTheme="minorEastAsia"/>
          <w:sz w:val="24"/>
          <w:szCs w:val="24"/>
        </w:rPr>
      </w:pPr>
      <w:r>
        <w:rPr>
          <w:rFonts w:hint="eastAsia"/>
        </w:rPr>
        <w:tab/>
      </w:r>
      <w:r w:rsidRPr="00FA52AF">
        <w:rPr>
          <w:rFonts w:asciiTheme="minorEastAsia" w:hAnsiTheme="minorEastAsia" w:hint="eastAsia"/>
          <w:sz w:val="24"/>
          <w:szCs w:val="24"/>
        </w:rPr>
        <w:t>功率电路是永磁同步电机获得能量的来源，直流电压经过逆变桥转换为电机运转所需的交流信号，其设计的好坏直接关系到电机运行的性能，所以此部分尤为重要。</w:t>
      </w:r>
      <w:r w:rsidR="005C5499" w:rsidRPr="00FA52AF">
        <w:rPr>
          <w:rFonts w:asciiTheme="minorEastAsia" w:hAnsiTheme="minorEastAsia" w:hint="eastAsia"/>
          <w:sz w:val="24"/>
          <w:szCs w:val="24"/>
        </w:rPr>
        <w:t>此电路由三部分组成：PWM波发生器、</w:t>
      </w:r>
      <w:r w:rsidR="004345AA" w:rsidRPr="00FA52AF">
        <w:rPr>
          <w:rFonts w:asciiTheme="minorEastAsia" w:hAnsiTheme="minorEastAsia" w:hint="eastAsia"/>
          <w:sz w:val="24"/>
          <w:szCs w:val="24"/>
        </w:rPr>
        <w:t>IRS2128自举驱动电路</w:t>
      </w:r>
      <w:r w:rsidR="005C5499" w:rsidRPr="00FA52AF">
        <w:rPr>
          <w:rFonts w:asciiTheme="minorEastAsia" w:hAnsiTheme="minorEastAsia" w:hint="eastAsia"/>
          <w:sz w:val="24"/>
          <w:szCs w:val="24"/>
        </w:rPr>
        <w:t>和由N沟道增强型</w:t>
      </w:r>
      <w:r w:rsidR="00621B2D" w:rsidRPr="00FA52AF">
        <w:rPr>
          <w:rFonts w:asciiTheme="minorEastAsia" w:hAnsiTheme="minorEastAsia" w:hint="eastAsia"/>
          <w:sz w:val="24"/>
          <w:szCs w:val="24"/>
        </w:rPr>
        <w:t>MOS快速</w:t>
      </w:r>
      <w:r w:rsidR="005C5499" w:rsidRPr="00FA52AF">
        <w:rPr>
          <w:rFonts w:asciiTheme="minorEastAsia" w:hAnsiTheme="minorEastAsia" w:hint="eastAsia"/>
          <w:sz w:val="24"/>
          <w:szCs w:val="24"/>
        </w:rPr>
        <w:t>功率</w:t>
      </w:r>
      <w:r w:rsidR="00621B2D" w:rsidRPr="00FA52AF">
        <w:rPr>
          <w:rFonts w:asciiTheme="minorEastAsia" w:hAnsiTheme="minorEastAsia" w:hint="eastAsia"/>
          <w:sz w:val="24"/>
          <w:szCs w:val="24"/>
        </w:rPr>
        <w:t>开关</w:t>
      </w:r>
      <w:r w:rsidR="005C5499" w:rsidRPr="00FA52AF">
        <w:rPr>
          <w:rFonts w:asciiTheme="minorEastAsia" w:hAnsiTheme="minorEastAsia" w:hint="eastAsia"/>
          <w:sz w:val="24"/>
          <w:szCs w:val="24"/>
        </w:rPr>
        <w:t>管</w:t>
      </w:r>
      <w:r w:rsidR="00621B2D" w:rsidRPr="00FA52AF">
        <w:rPr>
          <w:rFonts w:asciiTheme="minorEastAsia" w:hAnsiTheme="minorEastAsia" w:hint="eastAsia"/>
          <w:sz w:val="24"/>
          <w:szCs w:val="24"/>
        </w:rPr>
        <w:t>组成的全桥电路。由于电机的每一相都需要一路电压驱动信号，所以放大电路与MOS管功率电路都需要三组</w:t>
      </w:r>
      <w:r w:rsidR="004345AA" w:rsidRPr="00FA52AF">
        <w:rPr>
          <w:rFonts w:asciiTheme="minorEastAsia" w:hAnsiTheme="minorEastAsia" w:hint="eastAsia"/>
          <w:sz w:val="24"/>
          <w:szCs w:val="24"/>
        </w:rPr>
        <w:t>，MOS管的漏极直接与60V直流电源连接，电源经过稳压后的12V电压为芯片IRS2128提供电源</w:t>
      </w:r>
      <w:r w:rsidR="00621B2D" w:rsidRPr="00FA52AF">
        <w:rPr>
          <w:rFonts w:asciiTheme="minorEastAsia" w:hAnsiTheme="minorEastAsia" w:hint="eastAsia"/>
          <w:sz w:val="24"/>
          <w:szCs w:val="24"/>
        </w:rPr>
        <w:t>。</w:t>
      </w:r>
    </w:p>
    <w:p w14:paraId="6DB74366" w14:textId="77777777" w:rsidR="004345AA" w:rsidRPr="00FA52AF" w:rsidRDefault="00E02BBE" w:rsidP="00FA52AF">
      <w:pPr>
        <w:spacing w:line="360" w:lineRule="auto"/>
        <w:rPr>
          <w:rFonts w:asciiTheme="minorEastAsia" w:hAnsiTheme="minorEastAsia"/>
          <w:sz w:val="24"/>
          <w:szCs w:val="24"/>
        </w:rPr>
      </w:pPr>
      <w:r w:rsidRPr="00FA52AF">
        <w:rPr>
          <w:rFonts w:asciiTheme="minorEastAsia" w:hAnsiTheme="minorEastAsia" w:hint="eastAsia"/>
          <w:sz w:val="24"/>
          <w:szCs w:val="24"/>
        </w:rPr>
        <w:tab/>
        <w:t>MOS管选用英飞凌公司的N沟道IRFZ48N功率管，其具有超低的导通电阻，并且导通时间短、响应快、耐高温、漏极电流大</w:t>
      </w:r>
      <w:r w:rsidR="002C109F" w:rsidRPr="00FA52AF">
        <w:rPr>
          <w:rFonts w:asciiTheme="minorEastAsia" w:hAnsiTheme="minorEastAsia" w:hint="eastAsia"/>
          <w:sz w:val="24"/>
          <w:szCs w:val="24"/>
        </w:rPr>
        <w:t>。大功率的MOS管驱动通常使用专用的集成芯片，目前主要使用的有Semikron公司的SKHI系列集成驱动芯片、国产的HL系列等，但是由于其体积较大。并且导通响应慢，因此不适合用于PMSM电机驱动器中。英飞凌公司推出的专为自居操作设计的悬浮的驱动芯片IRS2128其具有耐高压、容许负瞬态电压，60V电压下功耗仅为175mW，开通</w:t>
      </w:r>
      <w:r w:rsidR="00AC2D90" w:rsidRPr="00FA52AF">
        <w:rPr>
          <w:rFonts w:asciiTheme="minorEastAsia" w:hAnsiTheme="minorEastAsia" w:hint="eastAsia"/>
          <w:sz w:val="24"/>
          <w:szCs w:val="24"/>
        </w:rPr>
        <w:t>和</w:t>
      </w:r>
      <w:r w:rsidR="002C109F" w:rsidRPr="00FA52AF">
        <w:rPr>
          <w:rFonts w:asciiTheme="minorEastAsia" w:hAnsiTheme="minorEastAsia" w:hint="eastAsia"/>
          <w:sz w:val="24"/>
          <w:szCs w:val="24"/>
        </w:rPr>
        <w:t>关断</w:t>
      </w:r>
      <w:r w:rsidR="00AC2D90" w:rsidRPr="00FA52AF">
        <w:rPr>
          <w:rFonts w:asciiTheme="minorEastAsia" w:hAnsiTheme="minorEastAsia" w:hint="eastAsia"/>
          <w:sz w:val="24"/>
          <w:szCs w:val="24"/>
        </w:rPr>
        <w:t>延时小，分别为125ns和65ns，可以驱动600V以内的同一桥臂上的开关管。如图</w:t>
      </w:r>
      <w:r w:rsidR="00FA52AF" w:rsidRPr="00FA52AF">
        <w:rPr>
          <w:rFonts w:asciiTheme="minorEastAsia" w:hAnsiTheme="minorEastAsia" w:hint="eastAsia"/>
          <w:sz w:val="24"/>
          <w:szCs w:val="24"/>
        </w:rPr>
        <w:t>5.5</w:t>
      </w:r>
      <w:r w:rsidR="00FA52AF" w:rsidRPr="00FA52AF">
        <w:rPr>
          <w:rFonts w:asciiTheme="minorEastAsia" w:hAnsiTheme="minorEastAsia" w:hint="eastAsia"/>
          <w:sz w:val="24"/>
          <w:szCs w:val="24"/>
        </w:rPr>
        <w:lastRenderedPageBreak/>
        <w:t>和5.6位IRS2128和IRFZ48N组成的全桥驱动电路。</w:t>
      </w:r>
    </w:p>
    <w:p w14:paraId="2AA19146" w14:textId="77777777" w:rsidR="00AC2D90" w:rsidRDefault="00AC2D90" w:rsidP="00FA52AF">
      <w:pPr>
        <w:jc w:val="center"/>
      </w:pPr>
      <w:r>
        <w:rPr>
          <w:noProof/>
        </w:rPr>
        <w:drawing>
          <wp:inline distT="0" distB="0" distL="0" distR="0" wp14:anchorId="5BF0B35C" wp14:editId="3C1DC922">
            <wp:extent cx="5274310" cy="28729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872939"/>
                    </a:xfrm>
                    <a:prstGeom prst="rect">
                      <a:avLst/>
                    </a:prstGeom>
                    <a:noFill/>
                    <a:ln>
                      <a:noFill/>
                    </a:ln>
                  </pic:spPr>
                </pic:pic>
              </a:graphicData>
            </a:graphic>
          </wp:inline>
        </w:drawing>
      </w:r>
    </w:p>
    <w:p w14:paraId="134EEF97" w14:textId="77777777" w:rsidR="00FA52AF" w:rsidRPr="00407C4E" w:rsidRDefault="00FA52AF" w:rsidP="00FA52AF">
      <w:pPr>
        <w:jc w:val="center"/>
        <w:rPr>
          <w:rFonts w:asciiTheme="minorEastAsia" w:hAnsiTheme="minorEastAsia"/>
          <w:b/>
          <w:szCs w:val="21"/>
        </w:rPr>
      </w:pPr>
      <w:r w:rsidRPr="00407C4E">
        <w:rPr>
          <w:rFonts w:asciiTheme="minorEastAsia" w:hAnsiTheme="minorEastAsia" w:hint="eastAsia"/>
          <w:b/>
          <w:szCs w:val="21"/>
        </w:rPr>
        <w:t>图5.5 IRS2128隔离驱动电路</w:t>
      </w:r>
    </w:p>
    <w:p w14:paraId="564A406E" w14:textId="77777777" w:rsidR="00FA52AF" w:rsidRPr="005567E4" w:rsidRDefault="00FA52AF" w:rsidP="00FA52AF">
      <w:pPr>
        <w:jc w:val="center"/>
        <w:rPr>
          <w:rFonts w:asciiTheme="minorEastAsia" w:hAnsiTheme="minorEastAsia"/>
          <w:sz w:val="24"/>
          <w:szCs w:val="24"/>
        </w:rPr>
      </w:pPr>
      <w:r w:rsidRPr="005567E4">
        <w:rPr>
          <w:rFonts w:asciiTheme="minorEastAsia" w:hAnsiTheme="minorEastAsia"/>
          <w:noProof/>
          <w:sz w:val="24"/>
          <w:szCs w:val="24"/>
        </w:rPr>
        <w:drawing>
          <wp:inline distT="0" distB="0" distL="0" distR="0" wp14:anchorId="5DB9E8BA" wp14:editId="40221D6F">
            <wp:extent cx="5274310" cy="24840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484030"/>
                    </a:xfrm>
                    <a:prstGeom prst="rect">
                      <a:avLst/>
                    </a:prstGeom>
                    <a:noFill/>
                    <a:ln>
                      <a:noFill/>
                    </a:ln>
                  </pic:spPr>
                </pic:pic>
              </a:graphicData>
            </a:graphic>
          </wp:inline>
        </w:drawing>
      </w:r>
    </w:p>
    <w:p w14:paraId="7996AE39" w14:textId="77777777" w:rsidR="00FA52AF" w:rsidRPr="00407C4E" w:rsidRDefault="00FA52AF" w:rsidP="005567E4">
      <w:pPr>
        <w:spacing w:line="360" w:lineRule="auto"/>
        <w:jc w:val="center"/>
        <w:rPr>
          <w:rFonts w:asciiTheme="minorEastAsia" w:hAnsiTheme="minorEastAsia"/>
          <w:b/>
          <w:szCs w:val="21"/>
        </w:rPr>
      </w:pPr>
      <w:r w:rsidRPr="00407C4E">
        <w:rPr>
          <w:rFonts w:asciiTheme="minorEastAsia" w:hAnsiTheme="minorEastAsia" w:hint="eastAsia"/>
          <w:b/>
          <w:szCs w:val="21"/>
        </w:rPr>
        <w:t>图5.6 MOSFET功率管电路</w:t>
      </w:r>
    </w:p>
    <w:p w14:paraId="24A6C0FC" w14:textId="77777777" w:rsidR="00FA52AF" w:rsidRPr="005567E4" w:rsidRDefault="00FA52AF" w:rsidP="005567E4">
      <w:pPr>
        <w:spacing w:line="360" w:lineRule="auto"/>
        <w:ind w:firstLineChars="200" w:firstLine="480"/>
        <w:rPr>
          <w:rFonts w:asciiTheme="minorEastAsia" w:hAnsiTheme="minorEastAsia"/>
          <w:sz w:val="24"/>
          <w:szCs w:val="24"/>
        </w:rPr>
      </w:pPr>
      <w:r w:rsidRPr="005567E4">
        <w:rPr>
          <w:rFonts w:asciiTheme="minorEastAsia" w:hAnsiTheme="minorEastAsia" w:hint="eastAsia"/>
          <w:sz w:val="24"/>
          <w:szCs w:val="24"/>
        </w:rPr>
        <w:t>驱动电路中二极管D14是至关重要元器件之一，其</w:t>
      </w:r>
      <w:r w:rsidR="005567E4" w:rsidRPr="005567E4">
        <w:rPr>
          <w:rFonts w:asciiTheme="minorEastAsia" w:hAnsiTheme="minorEastAsia" w:hint="eastAsia"/>
          <w:sz w:val="24"/>
          <w:szCs w:val="24"/>
        </w:rPr>
        <w:t>决定着能够承受反向冲击电压的大小，能够阻止MOS管上的高电压反跳到主芯片数字电路中，所以其耐压值应该大于MOS管上的电压峰值。</w:t>
      </w:r>
    </w:p>
    <w:p w14:paraId="2C465C30" w14:textId="77777777" w:rsidR="005567E4" w:rsidRPr="005567E4" w:rsidRDefault="005567E4" w:rsidP="005567E4">
      <w:pPr>
        <w:spacing w:line="360" w:lineRule="auto"/>
        <w:rPr>
          <w:rFonts w:asciiTheme="minorEastAsia" w:hAnsiTheme="minorEastAsia"/>
          <w:sz w:val="24"/>
          <w:szCs w:val="24"/>
        </w:rPr>
      </w:pPr>
      <w:r w:rsidRPr="005567E4">
        <w:rPr>
          <w:rFonts w:asciiTheme="minorEastAsia" w:hAnsiTheme="minorEastAsia" w:hint="eastAsia"/>
          <w:sz w:val="24"/>
          <w:szCs w:val="24"/>
        </w:rPr>
        <w:tab/>
        <w:t>在实际的控制过程中，电机的功率比较高，单个MOS管不能提供如此大的电流，因此可以采取多个MOS管并联的方式来提高控制器的驱动能力，同时可以减缓控制器的温度升高。本设计采用三管并联的方式来组成上下桥臂，如图5.6所示，由于PMSM三相驱动以及功率电路相对称，并且具有相同的电路参数，因此只需设计一路，其余两路相同即可。</w:t>
      </w:r>
    </w:p>
    <w:p w14:paraId="224B72B5" w14:textId="77777777" w:rsidR="00566987" w:rsidRPr="00BA4BF3" w:rsidRDefault="0098368C" w:rsidP="00794823">
      <w:pPr>
        <w:pStyle w:val="2"/>
        <w:rPr>
          <w:rFonts w:ascii="黑体" w:hAnsi="黑体"/>
          <w:sz w:val="28"/>
          <w:szCs w:val="28"/>
        </w:rPr>
      </w:pPr>
      <w:bookmarkStart w:id="92" w:name="_Toc34901691"/>
      <w:r w:rsidRPr="00BA4BF3">
        <w:rPr>
          <w:rFonts w:ascii="黑体" w:hAnsi="黑体" w:hint="eastAsia"/>
          <w:sz w:val="28"/>
          <w:szCs w:val="28"/>
        </w:rPr>
        <w:lastRenderedPageBreak/>
        <w:t>5.</w:t>
      </w:r>
      <w:r w:rsidR="00794823" w:rsidRPr="00BA4BF3">
        <w:rPr>
          <w:rFonts w:ascii="黑体" w:hAnsi="黑体" w:hint="eastAsia"/>
          <w:sz w:val="28"/>
          <w:szCs w:val="28"/>
        </w:rPr>
        <w:t>5</w:t>
      </w:r>
      <w:r w:rsidR="004D05F0" w:rsidRPr="00BA4BF3">
        <w:rPr>
          <w:rFonts w:ascii="黑体" w:hAnsi="黑体" w:hint="eastAsia"/>
          <w:sz w:val="28"/>
          <w:szCs w:val="28"/>
        </w:rPr>
        <w:t>信号采样</w:t>
      </w:r>
      <w:r w:rsidR="00794823" w:rsidRPr="00BA4BF3">
        <w:rPr>
          <w:rFonts w:ascii="黑体" w:hAnsi="黑体" w:hint="eastAsia"/>
          <w:sz w:val="28"/>
          <w:szCs w:val="28"/>
        </w:rPr>
        <w:t>检测</w:t>
      </w:r>
      <w:r w:rsidR="00566987" w:rsidRPr="00BA4BF3">
        <w:rPr>
          <w:rFonts w:ascii="黑体" w:hAnsi="黑体" w:hint="eastAsia"/>
          <w:sz w:val="28"/>
          <w:szCs w:val="28"/>
        </w:rPr>
        <w:t>电路设计</w:t>
      </w:r>
      <w:bookmarkEnd w:id="92"/>
    </w:p>
    <w:p w14:paraId="437C585B" w14:textId="77777777" w:rsidR="002B5A63" w:rsidRPr="00206D2A" w:rsidRDefault="004D05F0" w:rsidP="00206D2A">
      <w:pPr>
        <w:spacing w:line="360" w:lineRule="auto"/>
        <w:ind w:firstLine="420"/>
        <w:rPr>
          <w:rFonts w:asciiTheme="minorEastAsia" w:hAnsiTheme="minorEastAsia"/>
          <w:sz w:val="24"/>
          <w:szCs w:val="24"/>
        </w:rPr>
      </w:pPr>
      <w:r w:rsidRPr="00206D2A">
        <w:rPr>
          <w:rFonts w:hint="eastAsia"/>
          <w:sz w:val="24"/>
          <w:szCs w:val="24"/>
        </w:rPr>
        <w:t>信号采样电路主要是将检测到的电机</w:t>
      </w:r>
      <w:r w:rsidR="00794823" w:rsidRPr="00206D2A">
        <w:rPr>
          <w:rFonts w:hint="eastAsia"/>
          <w:sz w:val="24"/>
          <w:szCs w:val="24"/>
        </w:rPr>
        <w:t>的一些参数进行处理，转换成主控芯片</w:t>
      </w:r>
      <w:r w:rsidR="00794823" w:rsidRPr="00206D2A">
        <w:rPr>
          <w:rFonts w:asciiTheme="minorEastAsia" w:hAnsiTheme="minorEastAsia" w:hint="eastAsia"/>
          <w:sz w:val="24"/>
          <w:szCs w:val="24"/>
        </w:rPr>
        <w:t>STM32F105RBT6所能识别和控制的数字信号，以便于使能系统构成闭环控制以及对系统进行保护。信号采样检测电路主要包括温度检测电路、电流采样电路和位置信号解码电路等。</w:t>
      </w:r>
    </w:p>
    <w:p w14:paraId="1456634B" w14:textId="77777777" w:rsidR="004D05F0" w:rsidRPr="00BA4BF3" w:rsidRDefault="00794823" w:rsidP="00206D2A">
      <w:pPr>
        <w:pStyle w:val="3"/>
        <w:rPr>
          <w:rFonts w:ascii="黑体" w:eastAsia="黑体" w:hAnsi="黑体"/>
          <w:sz w:val="24"/>
          <w:szCs w:val="24"/>
        </w:rPr>
      </w:pPr>
      <w:bookmarkStart w:id="93" w:name="_Toc34901692"/>
      <w:r w:rsidRPr="00BA4BF3">
        <w:rPr>
          <w:rFonts w:ascii="黑体" w:eastAsia="黑体" w:hAnsi="黑体" w:hint="eastAsia"/>
          <w:sz w:val="24"/>
          <w:szCs w:val="24"/>
        </w:rPr>
        <w:t>5.5.1温度检测电路设计</w:t>
      </w:r>
      <w:bookmarkEnd w:id="93"/>
    </w:p>
    <w:p w14:paraId="512BEB9E" w14:textId="77777777" w:rsidR="00206D2A" w:rsidRPr="00B8539E" w:rsidRDefault="008F4C57"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永磁同步电机在运行时，由于其大电流高电压的特性，尤其在重载是，电机和控制器都将大量发热，当温度超过一定范围时有可能损坏电机或者控制器，所以就需要对电机以及控制器的温度进行实时，以便在超出温度上限时能计时对电机和控制器进行保护。。</w:t>
      </w:r>
    </w:p>
    <w:p w14:paraId="1CFAEF28" w14:textId="77777777" w:rsidR="008F4C57" w:rsidRPr="00B8539E" w:rsidRDefault="00B8539E"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本设计</w:t>
      </w:r>
      <w:r w:rsidR="008F4C57" w:rsidRPr="00B8539E">
        <w:rPr>
          <w:rFonts w:asciiTheme="minorEastAsia" w:hAnsiTheme="minorEastAsia" w:hint="eastAsia"/>
          <w:sz w:val="24"/>
          <w:szCs w:val="24"/>
        </w:rPr>
        <w:t>使用的</w:t>
      </w:r>
      <w:r w:rsidRPr="00B8539E">
        <w:rPr>
          <w:rFonts w:asciiTheme="minorEastAsia" w:hAnsiTheme="minorEastAsia" w:hint="eastAsia"/>
          <w:sz w:val="24"/>
          <w:szCs w:val="24"/>
        </w:rPr>
        <w:t>温</w:t>
      </w:r>
      <w:r w:rsidR="008F4C57" w:rsidRPr="00B8539E">
        <w:rPr>
          <w:rFonts w:asciiTheme="minorEastAsia" w:hAnsiTheme="minorEastAsia" w:hint="eastAsia"/>
          <w:sz w:val="24"/>
          <w:szCs w:val="24"/>
        </w:rPr>
        <w:t>度传感器型号为KTY84/130，温度的测量范围可以达到-40℃到300℃，室温时，其电阻值为603</w:t>
      </w:r>
      <m:oMath>
        <m:r>
          <m:rPr>
            <m:sty m:val="p"/>
          </m:rPr>
          <w:rPr>
            <w:rFonts w:ascii="Cambria Math" w:hAnsi="Cambria Math"/>
            <w:sz w:val="24"/>
            <w:szCs w:val="24"/>
          </w:rPr>
          <m:t>Ω</m:t>
        </m:r>
      </m:oMath>
      <w:r w:rsidR="008F4C57" w:rsidRPr="00B8539E">
        <w:rPr>
          <w:rFonts w:asciiTheme="minorEastAsia" w:hAnsiTheme="minorEastAsia" w:hint="eastAsia"/>
          <w:sz w:val="24"/>
          <w:szCs w:val="24"/>
        </w:rPr>
        <w:t>，电机和控制器温度检测电路如图5.7所示</w:t>
      </w:r>
      <w:r w:rsidRPr="00B8539E">
        <w:rPr>
          <w:rFonts w:asciiTheme="minorEastAsia" w:hAnsiTheme="minorEastAsia" w:hint="eastAsia"/>
          <w:sz w:val="24"/>
          <w:szCs w:val="24"/>
        </w:rPr>
        <w:t>。温度传感器与电阻R64并联组成分压电路，将测到的电压值经过电压比较器LM358后再经过低通滤波器送到STM32F105RBT6的A/D采样端口进行模数转换，再经过计算得到温度值。</w:t>
      </w:r>
    </w:p>
    <w:p w14:paraId="61B59471" w14:textId="77777777" w:rsidR="00A1012A" w:rsidRDefault="00A1012A" w:rsidP="00A1012A">
      <w:pPr>
        <w:jc w:val="center"/>
      </w:pPr>
      <w:r>
        <w:rPr>
          <w:rFonts w:hint="eastAsia"/>
          <w:noProof/>
        </w:rPr>
        <w:drawing>
          <wp:inline distT="0" distB="0" distL="0" distR="0" wp14:anchorId="77CFFA72" wp14:editId="00C7E06D">
            <wp:extent cx="3819525" cy="283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9525" cy="2837619"/>
                    </a:xfrm>
                    <a:prstGeom prst="rect">
                      <a:avLst/>
                    </a:prstGeom>
                    <a:noFill/>
                    <a:ln>
                      <a:noFill/>
                    </a:ln>
                  </pic:spPr>
                </pic:pic>
              </a:graphicData>
            </a:graphic>
          </wp:inline>
        </w:drawing>
      </w:r>
    </w:p>
    <w:p w14:paraId="0E0C94C3" w14:textId="77777777" w:rsidR="00E03985" w:rsidRPr="00407C4E" w:rsidRDefault="00E03985" w:rsidP="00A1012A">
      <w:pPr>
        <w:jc w:val="center"/>
        <w:rPr>
          <w:rFonts w:asciiTheme="minorEastAsia" w:hAnsiTheme="minorEastAsia"/>
          <w:b/>
        </w:rPr>
      </w:pPr>
      <w:r w:rsidRPr="00407C4E">
        <w:rPr>
          <w:rFonts w:asciiTheme="minorEastAsia" w:hAnsiTheme="minorEastAsia" w:hint="eastAsia"/>
          <w:b/>
        </w:rPr>
        <w:t>图5.7 温度检测电路</w:t>
      </w:r>
    </w:p>
    <w:p w14:paraId="13B3AAEC" w14:textId="77777777" w:rsidR="00794823" w:rsidRPr="00BA4BF3" w:rsidRDefault="00794823" w:rsidP="00206D2A">
      <w:pPr>
        <w:pStyle w:val="3"/>
        <w:rPr>
          <w:rFonts w:ascii="黑体" w:eastAsia="黑体" w:hAnsi="黑体"/>
          <w:sz w:val="24"/>
          <w:szCs w:val="24"/>
        </w:rPr>
      </w:pPr>
      <w:bookmarkStart w:id="94" w:name="_Toc34901693"/>
      <w:r w:rsidRPr="00BA4BF3">
        <w:rPr>
          <w:rFonts w:ascii="黑体" w:eastAsia="黑体" w:hAnsi="黑体" w:hint="eastAsia"/>
          <w:sz w:val="24"/>
          <w:szCs w:val="24"/>
        </w:rPr>
        <w:lastRenderedPageBreak/>
        <w:t>5.5.2电流采样电路设计</w:t>
      </w:r>
      <w:bookmarkEnd w:id="94"/>
    </w:p>
    <w:p w14:paraId="6EB0EE68" w14:textId="77777777" w:rsidR="00C43EFC" w:rsidRPr="00206D2A" w:rsidRDefault="00C43EFC"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电流采样电路所使用的传感器为锦澄科技有限公司生产的非接触式模拟型JCE800-C9FS/2型霍尔效应传感器，</w:t>
      </w:r>
      <w:r w:rsidR="00E03985" w:rsidRPr="00206D2A">
        <w:rPr>
          <w:rFonts w:asciiTheme="minorEastAsia" w:hAnsiTheme="minorEastAsia" w:hint="eastAsia"/>
          <w:sz w:val="24"/>
          <w:szCs w:val="24"/>
        </w:rPr>
        <w:t>工作电压为5VDC，可以测量±800A范围内的电流，精度可达1%，抗干扰能力强，广泛应用于电动汽车、交流变速驱动器等领域。电流传感器如图5.8所示。</w:t>
      </w:r>
    </w:p>
    <w:p w14:paraId="14B70159" w14:textId="77777777" w:rsidR="00E03985" w:rsidRDefault="00E03985" w:rsidP="00566987"/>
    <w:p w14:paraId="4BBB66A8" w14:textId="77777777" w:rsidR="00E03985" w:rsidRDefault="00E03985" w:rsidP="00E03985">
      <w:pPr>
        <w:jc w:val="center"/>
      </w:pPr>
      <w:r>
        <w:rPr>
          <w:rFonts w:hint="eastAsia"/>
          <w:noProof/>
        </w:rPr>
        <w:drawing>
          <wp:inline distT="0" distB="0" distL="0" distR="0" wp14:anchorId="0EF97690" wp14:editId="1346384D">
            <wp:extent cx="2155782" cy="2478416"/>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流传感器.PNG"/>
                    <pic:cNvPicPr/>
                  </pic:nvPicPr>
                  <pic:blipFill>
                    <a:blip r:embed="rId94">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14:paraId="6F5E2521" w14:textId="77777777" w:rsidR="00067C3D" w:rsidRPr="00407C4E" w:rsidRDefault="00067C3D" w:rsidP="00206D2A">
      <w:pPr>
        <w:spacing w:line="360" w:lineRule="auto"/>
        <w:jc w:val="center"/>
        <w:rPr>
          <w:rFonts w:asciiTheme="minorEastAsia" w:hAnsiTheme="minorEastAsia"/>
          <w:b/>
          <w:szCs w:val="21"/>
        </w:rPr>
      </w:pPr>
      <w:r w:rsidRPr="00407C4E">
        <w:rPr>
          <w:rFonts w:asciiTheme="minorEastAsia" w:hAnsiTheme="minorEastAsia" w:hint="eastAsia"/>
          <w:b/>
          <w:szCs w:val="21"/>
        </w:rPr>
        <w:t>图5.8 JCE800-C9FS/2型传感器</w:t>
      </w:r>
    </w:p>
    <w:p w14:paraId="09C344A0" w14:textId="77777777" w:rsidR="00067C3D" w:rsidRPr="00206D2A" w:rsidRDefault="00067C3D"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14:paraId="232C5551" w14:textId="77777777" w:rsidR="002B5A63" w:rsidRPr="00206D2A" w:rsidRDefault="002B5A63" w:rsidP="00206D2A">
      <w:pPr>
        <w:spacing w:line="360" w:lineRule="auto"/>
        <w:jc w:val="center"/>
        <w:rPr>
          <w:rFonts w:asciiTheme="minorEastAsia" w:hAnsiTheme="minorEastAsia"/>
          <w:sz w:val="24"/>
          <w:szCs w:val="24"/>
        </w:rPr>
      </w:pPr>
      <w:r w:rsidRPr="00206D2A">
        <w:rPr>
          <w:rFonts w:asciiTheme="minorEastAsia" w:hAnsiTheme="minorEastAsia" w:hint="eastAsia"/>
          <w:noProof/>
          <w:sz w:val="24"/>
          <w:szCs w:val="24"/>
        </w:rPr>
        <w:drawing>
          <wp:inline distT="0" distB="0" distL="0" distR="0" wp14:anchorId="07EA939E" wp14:editId="4D2DC19E">
            <wp:extent cx="5648325" cy="15484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46755" cy="1547989"/>
                    </a:xfrm>
                    <a:prstGeom prst="rect">
                      <a:avLst/>
                    </a:prstGeom>
                    <a:noFill/>
                    <a:ln>
                      <a:noFill/>
                    </a:ln>
                  </pic:spPr>
                </pic:pic>
              </a:graphicData>
            </a:graphic>
          </wp:inline>
        </w:drawing>
      </w:r>
    </w:p>
    <w:p w14:paraId="76D1B7D3" w14:textId="77777777" w:rsidR="00067C3D" w:rsidRPr="00407C4E" w:rsidRDefault="00067C3D" w:rsidP="00206D2A">
      <w:pPr>
        <w:spacing w:line="360" w:lineRule="auto"/>
        <w:jc w:val="center"/>
        <w:rPr>
          <w:rFonts w:asciiTheme="minorEastAsia" w:hAnsiTheme="minorEastAsia"/>
          <w:b/>
          <w:szCs w:val="21"/>
        </w:rPr>
      </w:pPr>
      <w:r w:rsidRPr="00407C4E">
        <w:rPr>
          <w:rFonts w:asciiTheme="minorEastAsia" w:hAnsiTheme="minorEastAsia" w:hint="eastAsia"/>
          <w:b/>
          <w:szCs w:val="21"/>
        </w:rPr>
        <w:t>图5.9相电流采样电路</w:t>
      </w:r>
    </w:p>
    <w:p w14:paraId="66860AB8" w14:textId="77777777" w:rsidR="00067C3D" w:rsidRPr="00206D2A" w:rsidRDefault="00067C3D" w:rsidP="00206D2A">
      <w:pPr>
        <w:spacing w:line="360" w:lineRule="auto"/>
        <w:rPr>
          <w:rFonts w:asciiTheme="minorEastAsia" w:hAnsiTheme="minorEastAsia"/>
          <w:sz w:val="24"/>
          <w:szCs w:val="24"/>
        </w:rPr>
      </w:pPr>
      <w:r w:rsidRPr="00206D2A">
        <w:rPr>
          <w:rFonts w:asciiTheme="minorEastAsia" w:hAnsiTheme="minorEastAsia" w:hint="eastAsia"/>
          <w:sz w:val="24"/>
          <w:szCs w:val="24"/>
        </w:rPr>
        <w:tab/>
        <w:t>电机相电流采样电路如图5.9所示，</w:t>
      </w:r>
      <w:r w:rsidR="001826BD" w:rsidRPr="00206D2A">
        <w:rPr>
          <w:rFonts w:asciiTheme="minorEastAsia" w:hAnsiTheme="minorEastAsia" w:hint="eastAsia"/>
          <w:sz w:val="24"/>
          <w:szCs w:val="24"/>
        </w:rPr>
        <w:t>电路采用5VDC为JCE800-C9FS/2供电，其额定输出电压最大为4.5V，不能直接接到控制芯片的A/D采样端口，所以需要通过R120和R68组成的分压器进行2/3分压，使得A/D采样端口的电压能够在3V以内。同时，R67和C44构成了低通滤波器，可以过滤信号传输过程中的毛刺。最后，将处理之后的信号送到STM32F105RBT6</w:t>
      </w:r>
      <w:r w:rsidR="00206D2A" w:rsidRPr="00206D2A">
        <w:rPr>
          <w:rFonts w:asciiTheme="minorEastAsia" w:hAnsiTheme="minorEastAsia" w:hint="eastAsia"/>
          <w:sz w:val="24"/>
          <w:szCs w:val="24"/>
        </w:rPr>
        <w:t>的A/D采样端口进行模数转</w:t>
      </w:r>
      <w:r w:rsidR="00206D2A" w:rsidRPr="00206D2A">
        <w:rPr>
          <w:rFonts w:asciiTheme="minorEastAsia" w:hAnsiTheme="minorEastAsia" w:hint="eastAsia"/>
          <w:sz w:val="24"/>
          <w:szCs w:val="24"/>
        </w:rPr>
        <w:lastRenderedPageBreak/>
        <w:t>换，再通过相应的计算得到相电流的值。</w:t>
      </w:r>
      <w:r w:rsidR="00206D2A">
        <w:rPr>
          <w:rFonts w:asciiTheme="minorEastAsia" w:hAnsiTheme="minorEastAsia" w:hint="eastAsia"/>
          <w:sz w:val="24"/>
          <w:szCs w:val="24"/>
        </w:rPr>
        <w:t>LM358在此处用作电压跟随器，可以将电路阻抗进行匹配，由于其输入阻抗大，输出阻抗小，可以有效提高前端的负载驱动能力，并使得A/D采样的信号更趋进理想值。</w:t>
      </w:r>
    </w:p>
    <w:p w14:paraId="3F56126E" w14:textId="77777777" w:rsidR="00794823" w:rsidRPr="00BA4BF3" w:rsidRDefault="00794823" w:rsidP="00D53620">
      <w:pPr>
        <w:pStyle w:val="3"/>
        <w:rPr>
          <w:rFonts w:ascii="黑体" w:eastAsia="黑体" w:hAnsi="黑体"/>
          <w:sz w:val="24"/>
          <w:szCs w:val="24"/>
        </w:rPr>
      </w:pPr>
      <w:bookmarkStart w:id="95" w:name="_Toc34901694"/>
      <w:r w:rsidRPr="00BA4BF3">
        <w:rPr>
          <w:rFonts w:ascii="黑体" w:eastAsia="黑体" w:hAnsi="黑体" w:hint="eastAsia"/>
          <w:sz w:val="24"/>
          <w:szCs w:val="24"/>
        </w:rPr>
        <w:t>5.5.3位置解码电路设计</w:t>
      </w:r>
      <w:bookmarkEnd w:id="95"/>
    </w:p>
    <w:p w14:paraId="640DDAC7" w14:textId="77777777" w:rsidR="004A4A50" w:rsidRPr="00D53620" w:rsidRDefault="004A4A50" w:rsidP="00D53620">
      <w:pPr>
        <w:spacing w:line="360" w:lineRule="auto"/>
        <w:ind w:firstLine="420"/>
        <w:rPr>
          <w:rFonts w:asciiTheme="minorEastAsia" w:hAnsiTheme="minorEastAsia"/>
          <w:sz w:val="24"/>
          <w:szCs w:val="24"/>
        </w:rPr>
      </w:pPr>
      <w:r w:rsidRPr="00D53620">
        <w:rPr>
          <w:rFonts w:asciiTheme="minorEastAsia" w:hAnsiTheme="minorEastAsia"/>
          <w:sz w:val="24"/>
          <w:szCs w:val="24"/>
        </w:rPr>
        <w:t>对于永磁同步电机控制系统而言</w:t>
      </w:r>
      <w:r w:rsidRPr="00D53620">
        <w:rPr>
          <w:rFonts w:asciiTheme="minorEastAsia" w:hAnsiTheme="minorEastAsia" w:hint="eastAsia"/>
          <w:sz w:val="24"/>
          <w:szCs w:val="24"/>
        </w:rPr>
        <w:t>，实时监测</w:t>
      </w:r>
      <w:r w:rsidRPr="00D53620">
        <w:rPr>
          <w:rFonts w:asciiTheme="minorEastAsia" w:hAnsiTheme="minorEastAsia"/>
          <w:sz w:val="24"/>
          <w:szCs w:val="24"/>
        </w:rPr>
        <w:t>电机的位置信号至关重要</w:t>
      </w:r>
      <w:r w:rsidRPr="00D53620">
        <w:rPr>
          <w:rFonts w:asciiTheme="minorEastAsia" w:hAnsiTheme="minorEastAsia" w:hint="eastAsia"/>
          <w:sz w:val="24"/>
          <w:szCs w:val="24"/>
        </w:rPr>
        <w:t>，</w:t>
      </w:r>
      <w:r w:rsidRPr="00D53620">
        <w:rPr>
          <w:rFonts w:asciiTheme="minorEastAsia" w:hAnsiTheme="minorEastAsia"/>
          <w:sz w:val="24"/>
          <w:szCs w:val="24"/>
        </w:rPr>
        <w:t>在坐标变换中都需要电机转子的位置信息</w:t>
      </w:r>
      <w:r w:rsidRPr="00D53620">
        <w:rPr>
          <w:rFonts w:asciiTheme="minorEastAsia" w:hAnsiTheme="minorEastAsia" w:hint="eastAsia"/>
          <w:sz w:val="24"/>
          <w:szCs w:val="24"/>
        </w:rPr>
        <w:t>，并且需要根据位置检测来计算电机的转速，从而构成速度闭环控制。本设计所用的电机位置检测装置为苏州代尔塔电机公司的J37系列旋转变压器，其广泛应用于电动以及混合动力</w:t>
      </w:r>
      <w:r w:rsidR="00CD27B3" w:rsidRPr="00D53620">
        <w:rPr>
          <w:rFonts w:asciiTheme="minorEastAsia" w:hAnsiTheme="minorEastAsia" w:hint="eastAsia"/>
          <w:sz w:val="24"/>
          <w:szCs w:val="24"/>
        </w:rPr>
        <w:t>车用电机系统</w:t>
      </w:r>
      <w:r w:rsidR="000467F7" w:rsidRPr="00D53620">
        <w:rPr>
          <w:rFonts w:asciiTheme="minorEastAsia" w:hAnsiTheme="minorEastAsia" w:hint="eastAsia"/>
          <w:sz w:val="24"/>
          <w:szCs w:val="24"/>
        </w:rPr>
        <w:t>。原理结构如图5.10所示。励磁侧为定子线圈，输出侧安装在电机转子尾部随着电机同步转动，在转动过程中，由于励磁侧有激励，产生磁场，随着转子的转动，输出侧会产生随着电机转子位置变化的正余弦差分信号，通过对此信号的处理计算出电机的转子角度以及转速。</w:t>
      </w:r>
    </w:p>
    <w:p w14:paraId="028EF5D0" w14:textId="77777777" w:rsidR="00CD27B3" w:rsidRDefault="00B16467" w:rsidP="000467F7">
      <w:pPr>
        <w:ind w:firstLine="420"/>
        <w:jc w:val="center"/>
      </w:pPr>
      <w:r>
        <w:object w:dxaOrig="5685" w:dyaOrig="2745" w14:anchorId="6F69A8D8">
          <v:shape id="_x0000_i1039" type="#_x0000_t75" style="width:369.5pt;height:176.6pt" o:ole="">
            <v:imagedata r:id="rId96" o:title="" cropbottom="7490f" cropleft="3878f" cropright="3232f"/>
          </v:shape>
          <o:OLEObject Type="Embed" ProgID="Visio.Drawing.15" ShapeID="_x0000_i1039" DrawAspect="Content" ObjectID="_1645864376" r:id="rId97"/>
        </w:object>
      </w:r>
    </w:p>
    <w:p w14:paraId="4178E728" w14:textId="77777777" w:rsidR="000467F7" w:rsidRPr="00407C4E" w:rsidRDefault="000467F7" w:rsidP="00D53620">
      <w:pPr>
        <w:spacing w:line="360" w:lineRule="auto"/>
        <w:ind w:firstLine="420"/>
        <w:jc w:val="center"/>
        <w:rPr>
          <w:rFonts w:asciiTheme="minorEastAsia" w:hAnsiTheme="minorEastAsia"/>
          <w:b/>
          <w:szCs w:val="21"/>
        </w:rPr>
      </w:pPr>
      <w:r w:rsidRPr="00407C4E">
        <w:rPr>
          <w:rFonts w:asciiTheme="minorEastAsia" w:hAnsiTheme="minorEastAsia" w:hint="eastAsia"/>
          <w:b/>
          <w:szCs w:val="21"/>
        </w:rPr>
        <w:t>图5.10 旋转变压器原理图</w:t>
      </w:r>
    </w:p>
    <w:p w14:paraId="5648C505" w14:textId="77777777" w:rsidR="000467F7" w:rsidRPr="001B40CF" w:rsidRDefault="000467F7" w:rsidP="00D53620">
      <w:pPr>
        <w:spacing w:line="360" w:lineRule="auto"/>
        <w:ind w:firstLine="420"/>
        <w:rPr>
          <w:rFonts w:asciiTheme="minorEastAsia" w:hAnsiTheme="minorEastAsia"/>
          <w:sz w:val="24"/>
          <w:szCs w:val="24"/>
        </w:rPr>
      </w:pPr>
      <w:r w:rsidRPr="00D53620">
        <w:rPr>
          <w:rFonts w:asciiTheme="minorEastAsia" w:hAnsiTheme="minorEastAsia" w:hint="eastAsia"/>
          <w:sz w:val="24"/>
          <w:szCs w:val="24"/>
        </w:rPr>
        <w:t>根据以上叙述，旋转变压器输出的正余弦信号不能直接通过STM32F105RBT6，虽然可以通过软件对旋转变压器输出的信号进行数据提取，在通过相应的算法计算出电机位置信息，但是其过程太过复杂，并且存在着</w:t>
      </w:r>
      <w:r w:rsidR="00D53620" w:rsidRPr="00D53620">
        <w:rPr>
          <w:rFonts w:asciiTheme="minorEastAsia" w:hAnsiTheme="minorEastAsia" w:hint="eastAsia"/>
          <w:sz w:val="24"/>
          <w:szCs w:val="24"/>
        </w:rPr>
        <w:t>诸多不确定性，其解码结果误差较大，所以本设计采用硬件对其进行位置解码。本文使用的硬件解码芯片为ADI公司的AD2S1210型旋变数字转换器，</w:t>
      </w:r>
      <w:r w:rsidR="001D0B20">
        <w:rPr>
          <w:rFonts w:asciiTheme="minorEastAsia" w:hAnsiTheme="minorEastAsia" w:hint="eastAsia"/>
          <w:sz w:val="24"/>
          <w:szCs w:val="24"/>
        </w:rPr>
        <w:t>其基本工作电路如图5.11所示。</w:t>
      </w:r>
      <w:r w:rsidR="001D0B20" w:rsidRPr="00D53620">
        <w:rPr>
          <w:rFonts w:asciiTheme="minorEastAsia" w:hAnsiTheme="minorEastAsia" w:hint="eastAsia"/>
          <w:sz w:val="24"/>
          <w:szCs w:val="24"/>
        </w:rPr>
        <w:t>AD2S1210</w:t>
      </w:r>
      <w:r w:rsidR="001D0B20">
        <w:rPr>
          <w:rFonts w:asciiTheme="minorEastAsia" w:hAnsiTheme="minorEastAsia" w:hint="eastAsia"/>
          <w:sz w:val="24"/>
          <w:szCs w:val="24"/>
        </w:rPr>
        <w:t>是一款专用的可编程旋变解码转换器，具有10到16位的分辨率，通过调节RES0与RES1引脚的电平可以对其分辨率进行设置，在10位分辨率下最</w:t>
      </w:r>
      <w:r w:rsidR="001D0B20">
        <w:rPr>
          <w:rFonts w:asciiTheme="minorEastAsia" w:hAnsiTheme="minorEastAsia" w:hint="eastAsia"/>
          <w:sz w:val="24"/>
          <w:szCs w:val="24"/>
        </w:rPr>
        <w:lastRenderedPageBreak/>
        <w:t>大跟踪速率可以达到3125rps，进度可以达到±2.5弧分，本设计使用的是AD2S1210增量式编码器输出模式，芯片正常工作后，EXC引脚输出激励信号，此信号经过推挽放大后提供给旋转变压器的激励端，输出的正余弦查分信号经过滤波之后输入到</w:t>
      </w:r>
      <w:r w:rsidR="001B40CF">
        <w:rPr>
          <w:rFonts w:asciiTheme="minorEastAsia" w:hAnsiTheme="minorEastAsia" w:hint="eastAsia"/>
          <w:sz w:val="24"/>
          <w:szCs w:val="24"/>
        </w:rPr>
        <w:t>芯片的COS和SIN端口，芯片内部对其进行解码，然后在A、B和NM端口输出三路A、B、Z脉冲信号，电机每转一圈A、B相输出的脉冲数相同，只是A相会超前B相90°，当电机反转时B相会超前A相90°，以此就可以判断电机的转向，同时，电机每转一圈，Z相会输出一个脉冲信号，可以用来校对电机的位置零点。最后利用</w:t>
      </w:r>
      <w:r w:rsidR="001B40CF" w:rsidRPr="00D53620">
        <w:rPr>
          <w:rFonts w:asciiTheme="minorEastAsia" w:hAnsiTheme="minorEastAsia" w:hint="eastAsia"/>
          <w:sz w:val="24"/>
          <w:szCs w:val="24"/>
        </w:rPr>
        <w:t>STM32F105RBT6</w:t>
      </w:r>
      <w:r w:rsidR="001B40CF">
        <w:rPr>
          <w:rFonts w:asciiTheme="minorEastAsia" w:hAnsiTheme="minorEastAsia" w:hint="eastAsia"/>
          <w:sz w:val="24"/>
          <w:szCs w:val="24"/>
        </w:rPr>
        <w:t>内部强大的定时计数器来捕获A、B相的脉冲信号，求其进行计数，再通过相应的计算就可以确定电机的位置以及转速信息。</w:t>
      </w:r>
    </w:p>
    <w:p w14:paraId="40BB3957" w14:textId="77777777" w:rsidR="00D53620" w:rsidRDefault="00D53620" w:rsidP="00D53620">
      <w:pPr>
        <w:ind w:firstLine="420"/>
        <w:jc w:val="center"/>
      </w:pPr>
      <w:r>
        <w:rPr>
          <w:rFonts w:hint="eastAsia"/>
          <w:noProof/>
        </w:rPr>
        <w:drawing>
          <wp:inline distT="0" distB="0" distL="0" distR="0" wp14:anchorId="437F51EB" wp14:editId="06766A22">
            <wp:extent cx="5274310" cy="37870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787077"/>
                    </a:xfrm>
                    <a:prstGeom prst="rect">
                      <a:avLst/>
                    </a:prstGeom>
                    <a:noFill/>
                    <a:ln>
                      <a:noFill/>
                    </a:ln>
                  </pic:spPr>
                </pic:pic>
              </a:graphicData>
            </a:graphic>
          </wp:inline>
        </w:drawing>
      </w:r>
    </w:p>
    <w:p w14:paraId="6993A75A" w14:textId="77777777" w:rsidR="00B16467" w:rsidRPr="00407C4E" w:rsidRDefault="00D53620" w:rsidP="00B16467">
      <w:pPr>
        <w:ind w:firstLine="420"/>
        <w:jc w:val="center"/>
        <w:rPr>
          <w:rFonts w:asciiTheme="minorEastAsia" w:hAnsiTheme="minorEastAsia"/>
          <w:b/>
        </w:rPr>
      </w:pPr>
      <w:r w:rsidRPr="00407C4E">
        <w:rPr>
          <w:rFonts w:asciiTheme="minorEastAsia" w:hAnsiTheme="minorEastAsia" w:hint="eastAsia"/>
          <w:b/>
        </w:rPr>
        <w:t>图5.11 AD2S1210最小系统</w:t>
      </w:r>
    </w:p>
    <w:p w14:paraId="60882559" w14:textId="77777777" w:rsidR="00566987" w:rsidRPr="00BA4BF3" w:rsidRDefault="0098368C" w:rsidP="00B16467">
      <w:pPr>
        <w:pStyle w:val="2"/>
        <w:rPr>
          <w:rFonts w:ascii="黑体" w:hAnsi="黑体"/>
          <w:sz w:val="28"/>
          <w:szCs w:val="28"/>
        </w:rPr>
      </w:pPr>
      <w:bookmarkStart w:id="96" w:name="_Toc34901695"/>
      <w:r w:rsidRPr="00BA4BF3">
        <w:rPr>
          <w:rFonts w:ascii="黑体" w:hAnsi="黑体" w:hint="eastAsia"/>
          <w:sz w:val="28"/>
          <w:szCs w:val="28"/>
        </w:rPr>
        <w:t>5.</w:t>
      </w:r>
      <w:r w:rsidR="00794823" w:rsidRPr="00BA4BF3">
        <w:rPr>
          <w:rFonts w:ascii="黑体" w:hAnsi="黑体" w:hint="eastAsia"/>
          <w:sz w:val="28"/>
          <w:szCs w:val="28"/>
        </w:rPr>
        <w:t>6</w:t>
      </w:r>
      <w:r w:rsidR="00566987" w:rsidRPr="00BA4BF3">
        <w:rPr>
          <w:rFonts w:ascii="黑体" w:hAnsi="黑体" w:hint="eastAsia"/>
          <w:sz w:val="28"/>
          <w:szCs w:val="28"/>
        </w:rPr>
        <w:t>通信电路设计</w:t>
      </w:r>
      <w:bookmarkEnd w:id="96"/>
    </w:p>
    <w:p w14:paraId="620DB89F" w14:textId="77777777" w:rsidR="00680FF4" w:rsidRPr="00BA4BF3" w:rsidRDefault="00680FF4" w:rsidP="00B16467">
      <w:pPr>
        <w:pStyle w:val="3"/>
        <w:rPr>
          <w:rFonts w:ascii="黑体" w:eastAsia="黑体" w:hAnsi="黑体"/>
          <w:sz w:val="24"/>
          <w:szCs w:val="24"/>
        </w:rPr>
      </w:pPr>
      <w:bookmarkStart w:id="97" w:name="_Toc34901696"/>
      <w:r w:rsidRPr="00BA4BF3">
        <w:rPr>
          <w:rFonts w:ascii="黑体" w:eastAsia="黑体" w:hAnsi="黑体" w:hint="eastAsia"/>
          <w:sz w:val="24"/>
          <w:szCs w:val="24"/>
        </w:rPr>
        <w:t>5.6.1串口通信电路设计</w:t>
      </w:r>
      <w:bookmarkEnd w:id="97"/>
    </w:p>
    <w:p w14:paraId="43709E2D" w14:textId="77777777" w:rsidR="00B16467" w:rsidRPr="00426F37" w:rsidRDefault="00B16467" w:rsidP="00426F37">
      <w:pPr>
        <w:spacing w:line="360" w:lineRule="auto"/>
        <w:ind w:firstLineChars="200" w:firstLine="480"/>
        <w:rPr>
          <w:rFonts w:asciiTheme="minorEastAsia" w:hAnsiTheme="minorEastAsia"/>
          <w:sz w:val="24"/>
          <w:szCs w:val="24"/>
        </w:rPr>
      </w:pPr>
      <w:r w:rsidRPr="00426F37">
        <w:rPr>
          <w:rFonts w:asciiTheme="minorEastAsia" w:hAnsiTheme="minorEastAsia" w:hint="eastAsia"/>
          <w:sz w:val="24"/>
          <w:szCs w:val="24"/>
        </w:rPr>
        <w:t>本设计PMSM控制系统共有两种通信方式，串口通信和CAN总线通信。其中，</w:t>
      </w:r>
      <w:r w:rsidRPr="00426F37">
        <w:rPr>
          <w:rFonts w:asciiTheme="minorEastAsia" w:hAnsiTheme="minorEastAsia" w:hint="eastAsia"/>
          <w:sz w:val="24"/>
          <w:szCs w:val="24"/>
        </w:rPr>
        <w:lastRenderedPageBreak/>
        <w:t>控制系统与功率分析仪以及控制PC之间使用CAN总线进行通信，控制系统与上位机调试软件之间使用串口进行通信来观测电机的运行状态。</w:t>
      </w:r>
    </w:p>
    <w:p w14:paraId="52710C33" w14:textId="77777777" w:rsidR="00B16467" w:rsidRPr="00426F37" w:rsidRDefault="00B16467" w:rsidP="00426F37">
      <w:pPr>
        <w:spacing w:line="360" w:lineRule="auto"/>
        <w:jc w:val="center"/>
        <w:rPr>
          <w:rFonts w:asciiTheme="minorEastAsia" w:hAnsiTheme="minorEastAsia"/>
          <w:sz w:val="24"/>
          <w:szCs w:val="24"/>
        </w:rPr>
      </w:pPr>
      <w:r w:rsidRPr="00426F37">
        <w:rPr>
          <w:rFonts w:asciiTheme="minorEastAsia" w:hAnsiTheme="minorEastAsia"/>
          <w:noProof/>
          <w:sz w:val="24"/>
          <w:szCs w:val="24"/>
        </w:rPr>
        <w:drawing>
          <wp:inline distT="0" distB="0" distL="0" distR="0" wp14:anchorId="07D251F4" wp14:editId="2A9EA894">
            <wp:extent cx="5842911"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9">
                      <a:extLst>
                        <a:ext uri="{28A0092B-C50C-407E-A947-70E740481C1C}">
                          <a14:useLocalDpi xmlns:a14="http://schemas.microsoft.com/office/drawing/2010/main" val="0"/>
                        </a:ext>
                      </a:extLst>
                    </a:blip>
                    <a:srcRect r="2022"/>
                    <a:stretch/>
                  </pic:blipFill>
                  <pic:spPr bwMode="auto">
                    <a:xfrm>
                      <a:off x="0" y="0"/>
                      <a:ext cx="5848421" cy="2059340"/>
                    </a:xfrm>
                    <a:prstGeom prst="rect">
                      <a:avLst/>
                    </a:prstGeom>
                    <a:noFill/>
                    <a:ln>
                      <a:noFill/>
                    </a:ln>
                    <a:extLst>
                      <a:ext uri="{53640926-AAD7-44D8-BBD7-CCE9431645EC}">
                        <a14:shadowObscured xmlns:a14="http://schemas.microsoft.com/office/drawing/2010/main"/>
                      </a:ext>
                    </a:extLst>
                  </pic:spPr>
                </pic:pic>
              </a:graphicData>
            </a:graphic>
          </wp:inline>
        </w:drawing>
      </w:r>
    </w:p>
    <w:p w14:paraId="55EDD0ED" w14:textId="77777777" w:rsidR="00B16467" w:rsidRPr="00407C4E" w:rsidRDefault="00B16467" w:rsidP="00426F37">
      <w:pPr>
        <w:spacing w:line="360" w:lineRule="auto"/>
        <w:jc w:val="center"/>
        <w:rPr>
          <w:rFonts w:asciiTheme="minorEastAsia" w:hAnsiTheme="minorEastAsia"/>
          <w:b/>
          <w:szCs w:val="21"/>
        </w:rPr>
      </w:pPr>
      <w:r w:rsidRPr="00407C4E">
        <w:rPr>
          <w:rFonts w:asciiTheme="minorEastAsia" w:hAnsiTheme="minorEastAsia" w:hint="eastAsia"/>
          <w:b/>
          <w:szCs w:val="21"/>
        </w:rPr>
        <w:t>图5.12 串口通信电路</w:t>
      </w:r>
    </w:p>
    <w:p w14:paraId="1F74EA1E" w14:textId="77777777" w:rsidR="00B16467" w:rsidRPr="00426F37" w:rsidRDefault="00B16467" w:rsidP="00426F37">
      <w:pPr>
        <w:spacing w:line="360" w:lineRule="auto"/>
        <w:ind w:firstLine="420"/>
        <w:rPr>
          <w:rFonts w:asciiTheme="minorEastAsia" w:hAnsiTheme="minorEastAsia"/>
          <w:sz w:val="24"/>
          <w:szCs w:val="24"/>
        </w:rPr>
      </w:pPr>
      <w:r w:rsidRPr="00426F37">
        <w:rPr>
          <w:rFonts w:asciiTheme="minorEastAsia" w:hAnsiTheme="minorEastAsia" w:hint="eastAsia"/>
          <w:sz w:val="24"/>
          <w:szCs w:val="24"/>
        </w:rPr>
        <w:t>要使用串口与上位机进行通信，由于</w:t>
      </w:r>
      <w:r w:rsidR="0034241F" w:rsidRPr="00426F37">
        <w:rPr>
          <w:rFonts w:asciiTheme="minorEastAsia" w:hAnsiTheme="minorEastAsia" w:hint="eastAsia"/>
          <w:sz w:val="24"/>
          <w:szCs w:val="24"/>
        </w:rPr>
        <w:t>STM32F105RBT6串口电平与上位机的USB接口电平不一致，所以需要外部芯片来进行电平转换，来实现STM32F105RBT6与上位机进行通信</w:t>
      </w:r>
      <w:r w:rsidR="00C76853" w:rsidRPr="00426F37">
        <w:rPr>
          <w:rFonts w:asciiTheme="minorEastAsia" w:hAnsiTheme="minorEastAsia" w:hint="eastAsia"/>
          <w:sz w:val="24"/>
          <w:szCs w:val="24"/>
        </w:rPr>
        <w:t>。本设计</w:t>
      </w:r>
      <w:r w:rsidR="0034241F" w:rsidRPr="00426F37">
        <w:rPr>
          <w:rFonts w:asciiTheme="minorEastAsia" w:hAnsiTheme="minorEastAsia" w:hint="eastAsia"/>
          <w:sz w:val="24"/>
          <w:szCs w:val="24"/>
        </w:rPr>
        <w:t>的串口通信</w:t>
      </w:r>
      <w:r w:rsidR="00C76853" w:rsidRPr="00426F37">
        <w:rPr>
          <w:rFonts w:asciiTheme="minorEastAsia" w:hAnsiTheme="minorEastAsia" w:hint="eastAsia"/>
          <w:sz w:val="24"/>
          <w:szCs w:val="24"/>
        </w:rPr>
        <w:t>是由SP3232组成的串口通信电路，电路如图5.12所示，SP3232包含有2个驱动器和2个接收器，可以在3.3V到5V的某个电压范围内发生符合RS-232标准的信号，STM32F105RBT6串口发出的信号送入SP3232，经过转换后，发出电报USB可以识别的信号。</w:t>
      </w:r>
    </w:p>
    <w:p w14:paraId="63464874" w14:textId="77777777" w:rsidR="00680FF4" w:rsidRPr="00BA4BF3" w:rsidRDefault="00680FF4" w:rsidP="00C63C0F">
      <w:pPr>
        <w:pStyle w:val="3"/>
        <w:rPr>
          <w:rFonts w:ascii="黑体" w:eastAsia="黑体" w:hAnsi="黑体"/>
          <w:sz w:val="24"/>
          <w:szCs w:val="24"/>
        </w:rPr>
      </w:pPr>
      <w:bookmarkStart w:id="98" w:name="_Toc34901697"/>
      <w:r w:rsidRPr="00BA4BF3">
        <w:rPr>
          <w:rFonts w:ascii="黑体" w:eastAsia="黑体" w:hAnsi="黑体" w:hint="eastAsia"/>
          <w:sz w:val="24"/>
          <w:szCs w:val="24"/>
        </w:rPr>
        <w:t>5.6.2 CANBUS通信电路设计</w:t>
      </w:r>
      <w:bookmarkEnd w:id="98"/>
    </w:p>
    <w:p w14:paraId="1A5675E4" w14:textId="77777777" w:rsidR="00680FF4" w:rsidRDefault="00C76853" w:rsidP="00426F37">
      <w:pPr>
        <w:spacing w:line="360" w:lineRule="auto"/>
        <w:ind w:firstLine="420"/>
      </w:pPr>
      <w:r w:rsidRPr="00426F37">
        <w:rPr>
          <w:rFonts w:asciiTheme="minorEastAsia" w:hAnsiTheme="minorEastAsia" w:hint="eastAsia"/>
          <w:sz w:val="24"/>
          <w:szCs w:val="24"/>
        </w:rPr>
        <w:t>CAN总线在电动汽车领域应用广泛，有着悠久的发展历史，所以其通信方式也较为成熟，</w:t>
      </w:r>
      <w:r w:rsidR="00426F37" w:rsidRPr="00426F37">
        <w:rPr>
          <w:rFonts w:asciiTheme="minorEastAsia" w:hAnsiTheme="minorEastAsia" w:hint="eastAsia"/>
          <w:sz w:val="24"/>
          <w:szCs w:val="24"/>
        </w:rPr>
        <w:t>本设计对电机的控制采用CAN总线进行控制。CAN总线通信是一种一对多的通信方式，一条总线上可以挂载多个从机，每个从机由不同的地址码，每一个从机都能够和主机进行数据交换，并且从机之间也可以进行通信，方便对各个设备进行统一化管理。其传输距离可以达到10Km，通信速率可高达1Mbps，采用双绞线进行信号传输，可以有效提高通信质量</w:t>
      </w:r>
      <w:r w:rsidR="00426F37">
        <w:rPr>
          <w:rFonts w:asciiTheme="minorEastAsia" w:hAnsiTheme="minorEastAsia" w:hint="eastAsia"/>
          <w:sz w:val="24"/>
          <w:szCs w:val="24"/>
        </w:rPr>
        <w:t>，减少</w:t>
      </w:r>
      <w:r w:rsidR="00426F37" w:rsidRPr="00426F37">
        <w:rPr>
          <w:rFonts w:asciiTheme="minorEastAsia" w:hAnsiTheme="minorEastAsia" w:hint="eastAsia"/>
          <w:sz w:val="24"/>
          <w:szCs w:val="24"/>
        </w:rPr>
        <w:t>通信过程中的错误。</w:t>
      </w:r>
    </w:p>
    <w:p w14:paraId="01F566F3" w14:textId="77777777" w:rsidR="00680FF4" w:rsidRPr="00C63C0F" w:rsidRDefault="00426F37" w:rsidP="00C63C0F">
      <w:pPr>
        <w:spacing w:line="360" w:lineRule="auto"/>
        <w:ind w:firstLine="420"/>
        <w:rPr>
          <w:sz w:val="24"/>
          <w:szCs w:val="24"/>
        </w:rPr>
      </w:pPr>
      <w:r w:rsidRPr="00C63C0F">
        <w:rPr>
          <w:sz w:val="24"/>
          <w:szCs w:val="24"/>
        </w:rPr>
        <w:t>本设计使用的</w:t>
      </w:r>
      <w:r w:rsidRPr="00C63C0F">
        <w:rPr>
          <w:rFonts w:asciiTheme="minorEastAsia" w:hAnsiTheme="minorEastAsia" w:hint="eastAsia"/>
          <w:sz w:val="24"/>
          <w:szCs w:val="24"/>
        </w:rPr>
        <w:t>STM32F105RBT6内部自带两个CAN 控制器，支持CAN2.0B模式标准，波特率可通过寄存器进行配置，最高可达到1Mbps。CAN收发器采用飞利浦公司的</w:t>
      </w:r>
      <w:r w:rsidR="00C63C0F" w:rsidRPr="00C63C0F">
        <w:rPr>
          <w:rFonts w:asciiTheme="minorEastAsia" w:hAnsiTheme="minorEastAsia" w:hint="eastAsia"/>
          <w:sz w:val="24"/>
          <w:szCs w:val="24"/>
        </w:rPr>
        <w:t>芯片TJA1050，工作电压3.3V，可以为CAN总线和CAN控制器提供的更好的发送与接收性能。收发器电路如图5.13所示。</w:t>
      </w:r>
    </w:p>
    <w:p w14:paraId="3E7B37D1" w14:textId="77777777" w:rsidR="00680FF4" w:rsidRDefault="00680FF4" w:rsidP="00680FF4">
      <w:pPr>
        <w:ind w:firstLine="420"/>
      </w:pPr>
    </w:p>
    <w:p w14:paraId="181927F8" w14:textId="77777777" w:rsidR="00680FF4" w:rsidRPr="00426F37" w:rsidRDefault="00680FF4" w:rsidP="00680FF4">
      <w:pPr>
        <w:ind w:firstLine="420"/>
      </w:pPr>
    </w:p>
    <w:p w14:paraId="181F13D0" w14:textId="77777777" w:rsidR="001B40CF" w:rsidRDefault="001B40CF" w:rsidP="00680FF4">
      <w:pPr>
        <w:jc w:val="center"/>
      </w:pPr>
      <w:r>
        <w:rPr>
          <w:noProof/>
        </w:rPr>
        <w:drawing>
          <wp:inline distT="0" distB="0" distL="0" distR="0" wp14:anchorId="23B5EC51" wp14:editId="15379BE5">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48200" cy="1524000"/>
                    </a:xfrm>
                    <a:prstGeom prst="rect">
                      <a:avLst/>
                    </a:prstGeom>
                    <a:noFill/>
                    <a:ln>
                      <a:noFill/>
                    </a:ln>
                  </pic:spPr>
                </pic:pic>
              </a:graphicData>
            </a:graphic>
          </wp:inline>
        </w:drawing>
      </w:r>
    </w:p>
    <w:p w14:paraId="7B47C74F" w14:textId="77777777" w:rsidR="00B16467" w:rsidRPr="00407C4E" w:rsidRDefault="00B16467" w:rsidP="00680FF4">
      <w:pPr>
        <w:jc w:val="center"/>
        <w:rPr>
          <w:rFonts w:asciiTheme="minorEastAsia" w:hAnsiTheme="minorEastAsia"/>
          <w:b/>
        </w:rPr>
      </w:pPr>
      <w:r w:rsidRPr="00407C4E">
        <w:rPr>
          <w:rFonts w:asciiTheme="minorEastAsia" w:hAnsiTheme="minorEastAsia" w:hint="eastAsia"/>
          <w:b/>
        </w:rPr>
        <w:t>图5.13 CANBUS通信电路</w:t>
      </w:r>
    </w:p>
    <w:p w14:paraId="0BB61D1C" w14:textId="77777777" w:rsidR="0098368C" w:rsidRDefault="0098368C" w:rsidP="00566987"/>
    <w:p w14:paraId="648774F1" w14:textId="77777777" w:rsidR="00EB4A90" w:rsidRDefault="00EB4A90" w:rsidP="00566987"/>
    <w:p w14:paraId="3B9E1D1D" w14:textId="77777777" w:rsidR="00EB4A90" w:rsidRDefault="00EB4A90" w:rsidP="00566987"/>
    <w:p w14:paraId="3BCFBA07" w14:textId="77777777" w:rsidR="00EB4A90" w:rsidRDefault="00EB4A90" w:rsidP="00566987"/>
    <w:p w14:paraId="2B2065E0" w14:textId="77777777" w:rsidR="00EB4A90" w:rsidRDefault="00EB4A90" w:rsidP="00566987"/>
    <w:p w14:paraId="14F11938" w14:textId="77777777" w:rsidR="00EB4A90" w:rsidRDefault="00EB4A90" w:rsidP="00566987"/>
    <w:p w14:paraId="006140D4" w14:textId="77777777" w:rsidR="00EB4A90" w:rsidRDefault="00EB4A90" w:rsidP="00566987"/>
    <w:p w14:paraId="2E00C36F" w14:textId="77777777" w:rsidR="00EB4A90" w:rsidRDefault="00EB4A90" w:rsidP="00566987"/>
    <w:p w14:paraId="6E563890" w14:textId="77777777" w:rsidR="00EB4A90" w:rsidRDefault="00EB4A90" w:rsidP="00566987"/>
    <w:p w14:paraId="7CC4E039" w14:textId="77777777" w:rsidR="00EB4A90" w:rsidRDefault="00EB4A90" w:rsidP="00566987"/>
    <w:p w14:paraId="27DAEAE9" w14:textId="77777777" w:rsidR="00EB4A90" w:rsidRDefault="00EB4A90" w:rsidP="00566987"/>
    <w:p w14:paraId="1472BE65" w14:textId="77777777" w:rsidR="00EB4A90" w:rsidRDefault="00EB4A90" w:rsidP="00566987"/>
    <w:p w14:paraId="10FEE2B0" w14:textId="77777777" w:rsidR="00EB4A90" w:rsidRDefault="00EB4A90" w:rsidP="00566987"/>
    <w:p w14:paraId="1D4B440B" w14:textId="77777777" w:rsidR="00EB4A90" w:rsidRDefault="00EB4A90" w:rsidP="00566987"/>
    <w:p w14:paraId="6B7E261F" w14:textId="77777777" w:rsidR="00EB4A90" w:rsidRDefault="00EB4A90" w:rsidP="00566987"/>
    <w:p w14:paraId="61896214" w14:textId="77777777" w:rsidR="00EB4A90" w:rsidRDefault="00EB4A90" w:rsidP="00566987"/>
    <w:p w14:paraId="6E848BFA" w14:textId="77777777" w:rsidR="00EB4A90" w:rsidRDefault="00EB4A90" w:rsidP="00566987"/>
    <w:p w14:paraId="6DFAF98B" w14:textId="77777777" w:rsidR="00EB4A90" w:rsidRDefault="00EB4A90" w:rsidP="00566987"/>
    <w:p w14:paraId="50442FEC" w14:textId="77777777" w:rsidR="00EB4A90" w:rsidRDefault="00EB4A90" w:rsidP="00566987"/>
    <w:p w14:paraId="62EF5643" w14:textId="77777777" w:rsidR="00EB4A90" w:rsidRDefault="00EB4A90" w:rsidP="00566987"/>
    <w:p w14:paraId="12CD26E7" w14:textId="77777777" w:rsidR="00EB4A90" w:rsidRDefault="00EB4A90" w:rsidP="00566987"/>
    <w:p w14:paraId="635A283C" w14:textId="77777777" w:rsidR="00EB4A90" w:rsidRDefault="00EB4A90" w:rsidP="00566987"/>
    <w:p w14:paraId="14C6681B" w14:textId="77777777" w:rsidR="00EB4A90" w:rsidRDefault="00EB4A90" w:rsidP="00566987"/>
    <w:p w14:paraId="1A949347" w14:textId="77777777" w:rsidR="00EB4A90" w:rsidRDefault="00EB4A90" w:rsidP="00566987"/>
    <w:p w14:paraId="50E2B880" w14:textId="77777777" w:rsidR="00EB4A90" w:rsidRDefault="00EB4A90" w:rsidP="00566987"/>
    <w:p w14:paraId="24CCD8B3" w14:textId="77777777" w:rsidR="00EB4A90" w:rsidRDefault="00EB4A90" w:rsidP="00566987"/>
    <w:p w14:paraId="61A20878" w14:textId="77777777" w:rsidR="00EB4A90" w:rsidRDefault="00EB4A90" w:rsidP="00566987"/>
    <w:p w14:paraId="202BBB56" w14:textId="77777777" w:rsidR="00EB4A90" w:rsidRDefault="00EB4A90" w:rsidP="00566987"/>
    <w:p w14:paraId="48BEA09E" w14:textId="77777777" w:rsidR="00EB4A90" w:rsidRDefault="00EB4A90" w:rsidP="00566987"/>
    <w:p w14:paraId="5424A716" w14:textId="77777777" w:rsidR="00EB4A90" w:rsidRDefault="00EB4A90" w:rsidP="00566987"/>
    <w:p w14:paraId="1D2AE118" w14:textId="77777777" w:rsidR="00EB4A90" w:rsidRDefault="00EB4A90" w:rsidP="00566987"/>
    <w:p w14:paraId="110A10FD" w14:textId="77777777" w:rsidR="00EB4A90" w:rsidRDefault="00EB4A90" w:rsidP="00566987"/>
    <w:p w14:paraId="4A3A8763" w14:textId="77777777" w:rsidR="00EB4A90" w:rsidRDefault="00EB4A90" w:rsidP="00566987"/>
    <w:p w14:paraId="4268B3C3" w14:textId="77777777" w:rsidR="00072FF5" w:rsidRDefault="00072FF5" w:rsidP="00566987">
      <w:pPr>
        <w:sectPr w:rsidR="00072FF5" w:rsidSect="00D71674">
          <w:headerReference w:type="even" r:id="rId101"/>
          <w:headerReference w:type="default" r:id="rId102"/>
          <w:footerReference w:type="even" r:id="rId103"/>
          <w:pgSz w:w="11906" w:h="16838"/>
          <w:pgMar w:top="1440" w:right="1800" w:bottom="1440" w:left="1800" w:header="851" w:footer="850" w:gutter="0"/>
          <w:pgNumType w:start="30"/>
          <w:cols w:space="425"/>
          <w:docGrid w:type="lines" w:linePitch="312"/>
        </w:sectPr>
      </w:pPr>
    </w:p>
    <w:p w14:paraId="45C50EAA" w14:textId="77777777" w:rsidR="00EB4A90" w:rsidRPr="00BA4BF3" w:rsidRDefault="00EB4A90" w:rsidP="008C262A">
      <w:pPr>
        <w:pStyle w:val="a9"/>
        <w:rPr>
          <w:rFonts w:ascii="黑体" w:eastAsia="黑体" w:hAnsi="黑体" w:cs="Times New Roman"/>
        </w:rPr>
      </w:pPr>
      <w:bookmarkStart w:id="99" w:name="_Toc34901698"/>
      <w:commentRangeStart w:id="100"/>
      <w:r w:rsidRPr="00BA4BF3">
        <w:rPr>
          <w:rFonts w:ascii="黑体" w:eastAsia="黑体" w:hAnsi="黑体" w:cs="Times New Roman"/>
        </w:rPr>
        <w:lastRenderedPageBreak/>
        <w:t>第六章 控制系统软件设计</w:t>
      </w:r>
      <w:bookmarkEnd w:id="99"/>
      <w:commentRangeEnd w:id="100"/>
      <w:r w:rsidR="00A86416">
        <w:rPr>
          <w:rStyle w:val="af5"/>
          <w:rFonts w:asciiTheme="minorHAnsi" w:eastAsiaTheme="minorEastAsia" w:hAnsiTheme="minorHAnsi" w:cstheme="minorBidi"/>
          <w:b w:val="0"/>
          <w:bCs w:val="0"/>
        </w:rPr>
        <w:commentReference w:id="100"/>
      </w:r>
    </w:p>
    <w:p w14:paraId="33D06CE5" w14:textId="77777777" w:rsidR="00EB4A90" w:rsidRPr="008E5765" w:rsidRDefault="00EB4A90"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PMSM控制系统需要根据外部的操作指令信号以及自身检测反馈得到的</w:t>
      </w:r>
      <w:r w:rsidR="001C4941" w:rsidRPr="008E5765">
        <w:rPr>
          <w:rFonts w:asciiTheme="minorEastAsia" w:hAnsiTheme="minorEastAsia" w:hint="eastAsia"/>
          <w:sz w:val="24"/>
          <w:szCs w:val="24"/>
        </w:rPr>
        <w:t>系统参数来控制各个模块的正常运行，其整个控制过程较为复杂，所以在系统硬件设计完善的基础上，要保证系统能够稳定运行，还需要软件程序相辅相成。PMSM控制系统由于在设计之初有很多不确定性参数，需要根据电机的运行情况在调试的过程中进行相应的修改，所以软件也要有很大的伸缩性，且易编写。本设计使用C语言进行系统软件程序的开发，采用模块化的程序设计思想，增强了程序的编写性。</w:t>
      </w:r>
    </w:p>
    <w:p w14:paraId="5DEE5E90" w14:textId="77777777" w:rsidR="001C4941" w:rsidRPr="008E5765" w:rsidRDefault="001C4941"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主控芯片STM32F105RBT6是基于cortex-M3内核的，其常用的IDE有Keil以即IAR等，本设计使用Keil MDK5进行系统软件的开发。</w:t>
      </w:r>
    </w:p>
    <w:p w14:paraId="1CAE9E32" w14:textId="77777777" w:rsidR="00EB4A90" w:rsidRPr="00BA4BF3" w:rsidRDefault="00EB4A90" w:rsidP="001C4941">
      <w:pPr>
        <w:pStyle w:val="2"/>
        <w:rPr>
          <w:rFonts w:ascii="黑体" w:hAnsi="黑体"/>
          <w:sz w:val="28"/>
          <w:szCs w:val="28"/>
        </w:rPr>
      </w:pPr>
      <w:bookmarkStart w:id="101" w:name="_Toc34901699"/>
      <w:r w:rsidRPr="00BA4BF3">
        <w:rPr>
          <w:rFonts w:ascii="黑体" w:hAnsi="黑体" w:hint="eastAsia"/>
          <w:sz w:val="28"/>
          <w:szCs w:val="28"/>
        </w:rPr>
        <w:t>6.1软件系统总体设计</w:t>
      </w:r>
      <w:bookmarkEnd w:id="101"/>
    </w:p>
    <w:p w14:paraId="71F79C82" w14:textId="77777777" w:rsidR="001C4941" w:rsidRDefault="00402573" w:rsidP="008C262A">
      <w:pPr>
        <w:jc w:val="center"/>
      </w:pPr>
      <w:r>
        <w:object w:dxaOrig="4320" w:dyaOrig="4485" w14:anchorId="11646A13">
          <v:shape id="_x0000_i1040" type="#_x0000_t75" style="width:300.25pt;height:273.75pt" o:ole="">
            <v:imagedata r:id="rId104" o:title="" croptop="3713f" cropbottom="4197f"/>
          </v:shape>
          <o:OLEObject Type="Embed" ProgID="Visio.Drawing.15" ShapeID="_x0000_i1040" DrawAspect="Content" ObjectID="_1645864377" r:id="rId105"/>
        </w:object>
      </w:r>
    </w:p>
    <w:p w14:paraId="433C17D8" w14:textId="77777777" w:rsidR="008C262A" w:rsidRPr="00407C4E" w:rsidRDefault="008C262A" w:rsidP="008C262A">
      <w:pPr>
        <w:jc w:val="center"/>
        <w:rPr>
          <w:rFonts w:asciiTheme="minorEastAsia" w:hAnsiTheme="minorEastAsia"/>
          <w:b/>
        </w:rPr>
      </w:pPr>
      <w:r w:rsidRPr="00407C4E">
        <w:rPr>
          <w:rFonts w:asciiTheme="minorEastAsia" w:hAnsiTheme="minorEastAsia" w:hint="eastAsia"/>
          <w:b/>
        </w:rPr>
        <w:t>图6.1 软件系统流程图</w:t>
      </w:r>
    </w:p>
    <w:p w14:paraId="736B939B" w14:textId="77777777" w:rsidR="008E5765" w:rsidRPr="008E5765" w:rsidRDefault="008E5765"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STM32内部自带的看门狗在上电瞬间可使芯片复位，当电源接通后，系统开始工作，首先执行系统初始化，即初始化系统参数、变量以及各寄存器的值，然后检测系统是否存在欠压、过压、霍尔等故障，如果系统存在故障，则进入报警</w:t>
      </w:r>
      <w:r w:rsidRPr="008E5765">
        <w:rPr>
          <w:rFonts w:asciiTheme="minorEastAsia" w:hAnsiTheme="minorEastAsia" w:hint="eastAsia"/>
          <w:sz w:val="24"/>
          <w:szCs w:val="24"/>
        </w:rPr>
        <w:lastRenderedPageBreak/>
        <w:t>子程序，系统开始报警，若无故障，则系统进入待机状态，等待接收操作指令，当系统接收到运转指令信号后，开始进行各个数据采集，比如相电流、电压、电机转子位置、速度等信息，然后提供给各个模块以使电机正常运转，在运行过程中实时进行状态检测，如果在运行过程中出现故障，比如过流、欠压、过热等，则系统停止运行并发出报警信号，否则系统正常运行。操作信号接收是通过CAN总线发送给控制器的控制指令信号，比如转速、转矩等，控制器根据此信号执行相应的控制策略。具体流程如图6.1所示。</w:t>
      </w:r>
    </w:p>
    <w:p w14:paraId="010A8EDC" w14:textId="77777777" w:rsidR="00EB4A90" w:rsidRPr="00BA4BF3" w:rsidRDefault="00EB4A90" w:rsidP="008E5765">
      <w:pPr>
        <w:pStyle w:val="2"/>
        <w:rPr>
          <w:rFonts w:ascii="黑体" w:hAnsi="黑体"/>
          <w:sz w:val="28"/>
          <w:szCs w:val="28"/>
        </w:rPr>
      </w:pPr>
      <w:bookmarkStart w:id="102" w:name="_Toc34901700"/>
      <w:r w:rsidRPr="00BA4BF3">
        <w:rPr>
          <w:rFonts w:ascii="黑体" w:hAnsi="黑体" w:hint="eastAsia"/>
          <w:sz w:val="28"/>
          <w:szCs w:val="28"/>
        </w:rPr>
        <w:t>6.2信号采集及处理程序设计</w:t>
      </w:r>
      <w:bookmarkEnd w:id="102"/>
    </w:p>
    <w:p w14:paraId="0D17309E" w14:textId="77777777" w:rsidR="00F6057F" w:rsidRPr="00F579C9" w:rsidRDefault="00F579C9" w:rsidP="00F579C9">
      <w:pPr>
        <w:spacing w:line="360" w:lineRule="auto"/>
        <w:ind w:firstLineChars="200" w:firstLine="480"/>
        <w:rPr>
          <w:rFonts w:asciiTheme="minorEastAsia" w:hAnsiTheme="minorEastAsia"/>
          <w:sz w:val="24"/>
          <w:szCs w:val="24"/>
        </w:rPr>
      </w:pPr>
      <w:r w:rsidRPr="00F579C9">
        <w:rPr>
          <w:rFonts w:asciiTheme="minorEastAsia" w:hAnsiTheme="minorEastAsia" w:hint="eastAsia"/>
          <w:sz w:val="24"/>
          <w:szCs w:val="24"/>
        </w:rPr>
        <w:t>PMSM控制系统中信号采集主要分为两种类型，分别是模拟信号和数字脉冲信号。进过5.5节分析可知，系统模拟信号有相电流，脉冲信号有解码器输出的速度脉冲信号，模拟信号采集是通过STM32的A/D口读取模拟电压，然后通过A/D转换将模拟量变为数字量供控制系统使用，脉冲信号可以通过定时器的捕获模式在普通IO口进行捕获，对脉冲进行计数，再经过计算得到需要的系统参数。</w:t>
      </w:r>
    </w:p>
    <w:p w14:paraId="4DB0D4B2" w14:textId="77777777" w:rsidR="00F579C9" w:rsidRPr="00F579C9" w:rsidRDefault="00F579C9" w:rsidP="00F579C9">
      <w:pPr>
        <w:spacing w:line="360" w:lineRule="auto"/>
        <w:ind w:firstLineChars="200" w:firstLine="480"/>
        <w:rPr>
          <w:rFonts w:asciiTheme="minorEastAsia" w:hAnsiTheme="minorEastAsia"/>
          <w:sz w:val="24"/>
          <w:szCs w:val="24"/>
        </w:rPr>
      </w:pPr>
      <w:r w:rsidRPr="00F579C9">
        <w:rPr>
          <w:rFonts w:asciiTheme="minorEastAsia" w:hAnsiTheme="minorEastAsia" w:hint="eastAsia"/>
          <w:sz w:val="24"/>
          <w:szCs w:val="24"/>
        </w:rPr>
        <w:t>由上分析可知，系统信号采集程序有相电流采集和速度检测两部分。</w:t>
      </w:r>
    </w:p>
    <w:p w14:paraId="13DC97F5" w14:textId="77777777" w:rsidR="00F579C9" w:rsidRPr="00BA4BF3" w:rsidRDefault="00F579C9" w:rsidP="00F579C9">
      <w:pPr>
        <w:pStyle w:val="3"/>
        <w:rPr>
          <w:rFonts w:ascii="黑体" w:eastAsia="黑体" w:hAnsi="黑体"/>
          <w:sz w:val="24"/>
          <w:szCs w:val="24"/>
        </w:rPr>
      </w:pPr>
      <w:bookmarkStart w:id="103" w:name="_Toc34901701"/>
      <w:r w:rsidRPr="00BA4BF3">
        <w:rPr>
          <w:rFonts w:ascii="黑体" w:eastAsia="黑体" w:hAnsi="黑体" w:hint="eastAsia"/>
          <w:sz w:val="24"/>
          <w:szCs w:val="24"/>
        </w:rPr>
        <w:t>6.2.1相电流检测程序设计</w:t>
      </w:r>
      <w:bookmarkEnd w:id="103"/>
    </w:p>
    <w:p w14:paraId="10BE415D" w14:textId="77777777" w:rsidR="008C4AAE" w:rsidRDefault="00402573" w:rsidP="00245BB3">
      <w:pPr>
        <w:ind w:firstLineChars="200" w:firstLine="420"/>
        <w:jc w:val="center"/>
      </w:pPr>
      <w:r>
        <w:object w:dxaOrig="4185" w:dyaOrig="4830" w14:anchorId="54461220">
          <v:shape id="_x0000_i1041" type="#_x0000_t75" style="width:291.4pt;height:261.5pt" o:ole="">
            <v:imagedata r:id="rId106" o:title="" croptop="7327f" cropbottom="7327f"/>
          </v:shape>
          <o:OLEObject Type="Embed" ProgID="Visio.Drawing.15" ShapeID="_x0000_i1041" DrawAspect="Content" ObjectID="_1645864378" r:id="rId107"/>
        </w:object>
      </w:r>
    </w:p>
    <w:p w14:paraId="6DDE3877" w14:textId="77777777" w:rsidR="00245BB3" w:rsidRPr="00407C4E" w:rsidRDefault="00245BB3" w:rsidP="00407C4E">
      <w:pPr>
        <w:ind w:firstLineChars="200" w:firstLine="422"/>
        <w:jc w:val="center"/>
        <w:rPr>
          <w:rFonts w:asciiTheme="minorEastAsia" w:hAnsiTheme="minorEastAsia"/>
          <w:b/>
        </w:rPr>
      </w:pPr>
      <w:r w:rsidRPr="00407C4E">
        <w:rPr>
          <w:rFonts w:asciiTheme="minorEastAsia" w:hAnsiTheme="minorEastAsia" w:hint="eastAsia"/>
          <w:b/>
        </w:rPr>
        <w:t>图6.2 相电流采样流程图</w:t>
      </w:r>
    </w:p>
    <w:p w14:paraId="01292977" w14:textId="77777777" w:rsidR="00245BB3" w:rsidRPr="00DA6037" w:rsidRDefault="00245BB3" w:rsidP="00DA6037">
      <w:pPr>
        <w:spacing w:line="360" w:lineRule="auto"/>
        <w:ind w:firstLineChars="200" w:firstLine="480"/>
        <w:rPr>
          <w:rFonts w:asciiTheme="minorEastAsia" w:hAnsiTheme="minorEastAsia"/>
          <w:sz w:val="24"/>
        </w:rPr>
      </w:pPr>
      <w:r w:rsidRPr="00DA6037">
        <w:rPr>
          <w:rFonts w:asciiTheme="minorEastAsia" w:hAnsiTheme="minorEastAsia" w:hint="eastAsia"/>
          <w:sz w:val="24"/>
        </w:rPr>
        <w:lastRenderedPageBreak/>
        <w:t>STM32的A/D转换模式可分为单次转换和连续转换，单次转换在规则组和注入组都只进行一次转换就停止，需要通过相应的外部事件或者软件触发才能进行下一次转换，而连续转换不需要外部事件的触发，一次转换完成后可接连进行下一次转换，为了提高电流检测的实时性以及抗干扰性，本设计使用连续转换模式。</w:t>
      </w:r>
    </w:p>
    <w:p w14:paraId="23287401" w14:textId="77777777" w:rsidR="00245BB3" w:rsidRPr="00DA6037" w:rsidRDefault="0038116F" w:rsidP="00DA6037">
      <w:pPr>
        <w:spacing w:line="360" w:lineRule="auto"/>
        <w:ind w:firstLineChars="200" w:firstLine="480"/>
        <w:rPr>
          <w:rFonts w:asciiTheme="minorEastAsia" w:hAnsiTheme="minorEastAsia"/>
          <w:sz w:val="24"/>
        </w:rPr>
      </w:pPr>
      <w:r w:rsidRPr="00DA6037">
        <w:rPr>
          <w:rFonts w:asciiTheme="minorEastAsia" w:hAnsiTheme="minorEastAsia" w:hint="eastAsia"/>
          <w:sz w:val="24"/>
        </w:rPr>
        <w:t>如图6.2所示为电流检测流程图。</w:t>
      </w:r>
      <w:r w:rsidR="00DA6037" w:rsidRPr="00DA6037">
        <w:rPr>
          <w:rFonts w:asciiTheme="minorEastAsia" w:hAnsiTheme="minorEastAsia" w:hint="eastAsia"/>
          <w:sz w:val="24"/>
        </w:rPr>
        <w:t>控制器上电后，AD转换器开始工作，将转换的数据进行存储，为保证采样的稳定性，可以采用平均值滤波，即设置转换次数为n，当转换完n次后，在去掉n次转换中的极值，然后求平均值，将此值视为采样的最终结果，将转换的结果送入其他需要的子模块。</w:t>
      </w:r>
    </w:p>
    <w:p w14:paraId="61F6FF90" w14:textId="77777777" w:rsidR="00F579C9" w:rsidRPr="00BA4BF3" w:rsidRDefault="00F579C9" w:rsidP="00DA6037">
      <w:pPr>
        <w:pStyle w:val="3"/>
        <w:rPr>
          <w:rFonts w:ascii="黑体" w:eastAsia="黑体" w:hAnsi="黑体"/>
          <w:sz w:val="24"/>
          <w:szCs w:val="24"/>
        </w:rPr>
      </w:pPr>
      <w:bookmarkStart w:id="104" w:name="_Toc34901702"/>
      <w:r w:rsidRPr="00BA4BF3">
        <w:rPr>
          <w:rFonts w:ascii="黑体" w:eastAsia="黑体" w:hAnsi="黑体" w:hint="eastAsia"/>
          <w:sz w:val="24"/>
          <w:szCs w:val="24"/>
        </w:rPr>
        <w:t>6.2.2速度检测程序设计</w:t>
      </w:r>
      <w:bookmarkEnd w:id="104"/>
    </w:p>
    <w:p w14:paraId="5BB71B4E" w14:textId="77777777" w:rsidR="007F5D19" w:rsidRPr="00E5244A" w:rsidRDefault="00A71FA7" w:rsidP="00E5244A">
      <w:pPr>
        <w:spacing w:line="360" w:lineRule="auto"/>
        <w:ind w:firstLine="420"/>
        <w:rPr>
          <w:rFonts w:asciiTheme="minorEastAsia" w:hAnsiTheme="minorEastAsia"/>
          <w:sz w:val="24"/>
          <w:szCs w:val="24"/>
        </w:rPr>
      </w:pPr>
      <w:r w:rsidRPr="00E5244A">
        <w:rPr>
          <w:rFonts w:asciiTheme="minorEastAsia" w:hAnsiTheme="minorEastAsia" w:hint="eastAsia"/>
          <w:sz w:val="24"/>
          <w:szCs w:val="24"/>
        </w:rPr>
        <w:t>本设计所使用的永磁同步电机转速是由安装在电机尾部的旋转变压器测得，旋转变压器的信号经过AD2S1210后将解码产生的脉冲信号送入STM32的TIM4_CH1和TIM4_CH2中，TIM4配置为编码器模式</w:t>
      </w:r>
      <w:r w:rsidR="007F5D19" w:rsidRPr="00E5244A">
        <w:rPr>
          <w:rFonts w:asciiTheme="minorEastAsia" w:hAnsiTheme="minorEastAsia" w:hint="eastAsia"/>
          <w:sz w:val="24"/>
          <w:szCs w:val="24"/>
        </w:rPr>
        <w:t>。速度检测流程如图6.3所示。为保证控制器在上电开始时正确读取电机的初始位置，需要保证主控芯片上电正常工作后再给解码板上电，此上电顺序尤为重要，上电后，初始化TIM4和TIM2，TIM2用来定时一定的时间T，读取时间T内TIM4的计数值N，代入式（6.1）便可计算得到电机的转速</w:t>
      </w:r>
    </w:p>
    <w:p w14:paraId="1A9F555B" w14:textId="77777777" w:rsidR="007F5D19" w:rsidRPr="00E5244A" w:rsidRDefault="007F5D19" w:rsidP="00E5244A">
      <w:pPr>
        <w:pStyle w:val="ad"/>
      </w:pPr>
      <w:r w:rsidRPr="00E5244A">
        <w:rPr>
          <w:rFonts w:hint="eastAsia"/>
        </w:rPr>
        <w:tab/>
      </w:r>
      <m:oMath>
        <m:r>
          <m:rPr>
            <m:sty m:val="p"/>
          </m:rPr>
          <w:rPr>
            <w:rFonts w:ascii="Cambria Math" w:hAnsi="Cambria Math" w:hint="eastAsia"/>
          </w:rPr>
          <m:t>n</m:t>
        </m:r>
        <m:r>
          <m:rPr>
            <m:sty m:val="p"/>
          </m:rPr>
          <w:rPr>
            <w:rFonts w:ascii="Cambria Math" w:hAnsi="Cambria Math"/>
          </w:rPr>
          <m:t>=</m:t>
        </m:r>
        <m:f>
          <m:fPr>
            <m:ctrlPr>
              <w:rPr>
                <w:rFonts w:ascii="Cambria Math" w:hAnsi="Cambria Math"/>
              </w:rPr>
            </m:ctrlPr>
          </m:fPr>
          <m:num>
            <m:r>
              <m:rPr>
                <m:sty m:val="p"/>
              </m:rPr>
              <w:rPr>
                <w:rFonts w:ascii="Cambria Math" w:hAnsi="Cambria Math"/>
              </w:rPr>
              <m:t>60</m:t>
            </m:r>
            <m:r>
              <w:rPr>
                <w:rFonts w:ascii="Cambria Math" w:hAnsi="Cambria Math"/>
              </w:rPr>
              <m:t>N</m:t>
            </m:r>
          </m:num>
          <m:den>
            <m:r>
              <w:rPr>
                <w:rFonts w:ascii="Cambria Math" w:hAnsi="Cambria Math"/>
              </w:rPr>
              <m:t>kT</m:t>
            </m:r>
          </m:den>
        </m:f>
        <m:r>
          <w:rPr>
            <w:rFonts w:ascii="Cambria Math" w:hAnsi="Cambria Math"/>
          </w:rPr>
          <m:t>r</m:t>
        </m:r>
        <m:r>
          <m:rPr>
            <m:sty m:val="p"/>
          </m:rPr>
          <w:rPr>
            <w:rFonts w:ascii="Cambria Math" w:hAnsi="Cambria Math"/>
          </w:rPr>
          <m:t>/</m:t>
        </m:r>
        <m:r>
          <w:rPr>
            <w:rFonts w:ascii="Cambria Math" w:hAnsi="Cambria Math"/>
          </w:rPr>
          <m:t>min</m:t>
        </m:r>
      </m:oMath>
      <w:r w:rsidRPr="00E5244A">
        <w:rPr>
          <w:rFonts w:hint="eastAsia"/>
        </w:rPr>
        <w:t xml:space="preserve">             </w:t>
      </w:r>
      <w:r w:rsidRPr="00E5244A">
        <w:rPr>
          <w:rFonts w:hint="eastAsia"/>
        </w:rPr>
        <w:tab/>
        <w:t>(6.1)</w:t>
      </w:r>
    </w:p>
    <w:p w14:paraId="6D9A4B9D" w14:textId="77777777" w:rsidR="007F5D19" w:rsidRPr="00E5244A" w:rsidRDefault="007F5D19" w:rsidP="00E5244A">
      <w:pPr>
        <w:pStyle w:val="ad"/>
      </w:pPr>
      <w:r w:rsidRPr="00E5244A">
        <w:rPr>
          <w:rFonts w:hint="eastAsia"/>
        </w:rPr>
        <w:t>式中，N为在时间T内读取到的脉冲数；</w:t>
      </w:r>
      <w:r w:rsidR="00E5244A" w:rsidRPr="00E5244A">
        <w:rPr>
          <w:rFonts w:hint="eastAsia"/>
        </w:rPr>
        <w:t>k为电机转一圈的总脉冲数；n为电机转速，单位为r/min；T为定时器2的定时时间。</w:t>
      </w:r>
    </w:p>
    <w:p w14:paraId="5353B1C8" w14:textId="77777777" w:rsidR="00DA6037" w:rsidRDefault="00882AF6" w:rsidP="00A453AA">
      <w:pPr>
        <w:jc w:val="center"/>
      </w:pPr>
      <w:r>
        <w:object w:dxaOrig="2535" w:dyaOrig="3675" w14:anchorId="1F322A72">
          <v:shape id="_x0000_i1042" type="#_x0000_t75" style="width:191.55pt;height:197pt" o:ole="">
            <v:imagedata r:id="rId108" o:title="" croptop="9630f" cropbottom="9362f"/>
          </v:shape>
          <o:OLEObject Type="Embed" ProgID="Visio.Drawing.15" ShapeID="_x0000_i1042" DrawAspect="Content" ObjectID="_1645864379" r:id="rId109"/>
        </w:object>
      </w:r>
    </w:p>
    <w:p w14:paraId="4CD8274A" w14:textId="77777777" w:rsidR="00A453AA" w:rsidRPr="00407C4E" w:rsidRDefault="00A453AA" w:rsidP="00A453AA">
      <w:pPr>
        <w:jc w:val="center"/>
        <w:rPr>
          <w:rFonts w:asciiTheme="minorEastAsia" w:hAnsiTheme="minorEastAsia"/>
          <w:b/>
        </w:rPr>
      </w:pPr>
      <w:r w:rsidRPr="00407C4E">
        <w:rPr>
          <w:rFonts w:asciiTheme="minorEastAsia" w:hAnsiTheme="minorEastAsia" w:hint="eastAsia"/>
          <w:b/>
        </w:rPr>
        <w:lastRenderedPageBreak/>
        <w:t>图6.3 速度检测流程图</w:t>
      </w:r>
    </w:p>
    <w:p w14:paraId="1B680F5C" w14:textId="77777777" w:rsidR="00EB4A90" w:rsidRPr="00BA4BF3" w:rsidRDefault="00EB4A90" w:rsidP="00E5244A">
      <w:pPr>
        <w:pStyle w:val="2"/>
        <w:rPr>
          <w:rFonts w:ascii="黑体" w:hAnsi="黑体"/>
          <w:sz w:val="28"/>
          <w:szCs w:val="28"/>
        </w:rPr>
      </w:pPr>
      <w:bookmarkStart w:id="105" w:name="_Toc34901703"/>
      <w:r w:rsidRPr="00BA4BF3">
        <w:rPr>
          <w:rFonts w:ascii="黑体" w:hAnsi="黑体" w:hint="eastAsia"/>
          <w:sz w:val="28"/>
          <w:szCs w:val="28"/>
        </w:rPr>
        <w:t>6.3 PWM驱动程序设计</w:t>
      </w:r>
      <w:bookmarkEnd w:id="105"/>
    </w:p>
    <w:p w14:paraId="02220F39" w14:textId="77777777" w:rsidR="00ED5F88" w:rsidRDefault="00ED5F88" w:rsidP="00A75343">
      <w:pPr>
        <w:spacing w:line="360" w:lineRule="auto"/>
        <w:ind w:firstLineChars="200" w:firstLine="480"/>
        <w:rPr>
          <w:rFonts w:asciiTheme="minorEastAsia" w:hAnsiTheme="minorEastAsia"/>
          <w:sz w:val="24"/>
          <w:szCs w:val="24"/>
        </w:rPr>
      </w:pPr>
      <w:r w:rsidRPr="00A75343">
        <w:rPr>
          <w:rFonts w:asciiTheme="minorEastAsia" w:hAnsiTheme="minorEastAsia" w:hint="eastAsia"/>
          <w:sz w:val="24"/>
          <w:szCs w:val="24"/>
        </w:rPr>
        <w:t>PWM驱动程序是整个控制系统软件的核心，该部分程序就是用于产生控制永磁同步电机的SVPWM信号。</w:t>
      </w:r>
      <w:r w:rsidR="00337768" w:rsidRPr="00A75343">
        <w:rPr>
          <w:rFonts w:asciiTheme="minorEastAsia" w:hAnsiTheme="minorEastAsia" w:hint="eastAsia"/>
          <w:sz w:val="24"/>
          <w:szCs w:val="24"/>
        </w:rPr>
        <w:t>SVPWM驱动信号在STM32芯片上实现的实质就是高级定时器TIM1的中断服务程序，TIM1中断时间设为50us。每次进入中断后</w:t>
      </w:r>
      <w:r w:rsidR="00A00E83" w:rsidRPr="00A75343">
        <w:rPr>
          <w:rFonts w:asciiTheme="minorEastAsia" w:hAnsiTheme="minorEastAsia" w:hint="eastAsia"/>
          <w:sz w:val="24"/>
          <w:szCs w:val="24"/>
        </w:rPr>
        <w:t>需要读取相电流采样电路采集到的电机A、B相电流值，经过Clark坐标变换得到两相静止坐标系电流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A00E83" w:rsidRPr="00A75343">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A00E83" w:rsidRPr="00A75343">
        <w:rPr>
          <w:rFonts w:asciiTheme="minorEastAsia" w:hAnsiTheme="minorEastAsia" w:hint="eastAsia"/>
          <w:sz w:val="24"/>
          <w:szCs w:val="24"/>
        </w:rPr>
        <w:t>，</w:t>
      </w:r>
      <w:r w:rsidR="00A00E83" w:rsidRPr="00A75343">
        <w:rPr>
          <w:rFonts w:asciiTheme="minorEastAsia" w:hAnsiTheme="minorEastAsia"/>
          <w:sz w:val="24"/>
          <w:szCs w:val="24"/>
        </w:rPr>
        <w:t>通过位置解码电路以及程序计算可以得到</w:t>
      </w:r>
      <w:r w:rsidR="00A00E83" w:rsidRPr="00A75343">
        <w:rPr>
          <w:rFonts w:asciiTheme="minorEastAsia" w:hAnsiTheme="minorEastAsia" w:hint="eastAsia"/>
          <w:sz w:val="24"/>
          <w:szCs w:val="24"/>
        </w:rPr>
        <w:t>d轴超前A轴的转子位置角</w:t>
      </w:r>
      <m:oMath>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e</m:t>
            </m:r>
          </m:sub>
        </m:sSub>
      </m:oMath>
      <w:r w:rsidR="00A00E83" w:rsidRPr="00A75343">
        <w:rPr>
          <w:rFonts w:asciiTheme="minorEastAsia" w:hAnsiTheme="minorEastAsia" w:hint="eastAsia"/>
          <w:sz w:val="24"/>
          <w:szCs w:val="24"/>
        </w:rPr>
        <w:t>，在进过Park坐标变换可以得到两相旋转坐标系下两轴电流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A00E83" w:rsidRPr="00A75343">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A75343" w:rsidRPr="00A75343">
        <w:rPr>
          <w:rFonts w:asciiTheme="minorEastAsia" w:hAnsiTheme="minorEastAsia" w:hint="eastAsia"/>
          <w:sz w:val="24"/>
          <w:szCs w:val="24"/>
        </w:rPr>
        <w:t>。通过PI调节器，新设定的指令值会通过反Park变换送入SVPWM模块中，SVPWM模块输出用于开展PMSM的驱动信号。如图6.4所示为PWM驱动信号产生流程图。</w:t>
      </w:r>
    </w:p>
    <w:p w14:paraId="6FAEA62A" w14:textId="77777777" w:rsidR="00502BB9" w:rsidRPr="00A75343" w:rsidRDefault="005A3A02" w:rsidP="002E1E6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6645" w:dyaOrig="4170" w14:anchorId="62932291">
          <v:shape id="_x0000_i1043" type="#_x0000_t75" style="width:402.1pt;height:241.15pt" o:ole="">
            <v:imagedata r:id="rId110" o:title="" croptop="7779f" cropbottom="7308f" cropleft="4736f" cropright="4862f"/>
          </v:shape>
          <o:OLEObject Type="Embed" ProgID="Visio.Drawing.15" ShapeID="_x0000_i1043" DrawAspect="Content" ObjectID="_1645864380" r:id="rId111"/>
        </w:object>
      </w:r>
      <w:r w:rsidR="00502BB9" w:rsidRPr="00407C4E">
        <w:rPr>
          <w:rFonts w:asciiTheme="minorEastAsia" w:hAnsiTheme="minorEastAsia" w:hint="eastAsia"/>
          <w:b/>
          <w:szCs w:val="21"/>
        </w:rPr>
        <w:t>图6.4 PWM驱动流程图</w:t>
      </w:r>
    </w:p>
    <w:p w14:paraId="1A299CC3" w14:textId="77777777" w:rsidR="005A3A02" w:rsidRPr="00BA4BF3" w:rsidRDefault="00EB4A90" w:rsidP="005A3A02">
      <w:pPr>
        <w:pStyle w:val="2"/>
        <w:rPr>
          <w:rFonts w:ascii="黑体" w:hAnsi="黑体"/>
          <w:sz w:val="28"/>
          <w:szCs w:val="28"/>
        </w:rPr>
      </w:pPr>
      <w:bookmarkStart w:id="106" w:name="_Toc34901704"/>
      <w:r w:rsidRPr="00BA4BF3">
        <w:rPr>
          <w:rFonts w:ascii="黑体" w:hAnsi="黑体" w:hint="eastAsia"/>
          <w:sz w:val="28"/>
          <w:szCs w:val="28"/>
        </w:rPr>
        <w:t>6.4</w:t>
      </w:r>
      <w:r w:rsidR="008015AB" w:rsidRPr="00BA4BF3">
        <w:rPr>
          <w:rFonts w:ascii="黑体" w:hAnsi="黑体" w:hint="eastAsia"/>
          <w:sz w:val="28"/>
          <w:szCs w:val="28"/>
        </w:rPr>
        <w:t>工作条件</w:t>
      </w:r>
      <w:r w:rsidRPr="00BA4BF3">
        <w:rPr>
          <w:rFonts w:ascii="黑体" w:hAnsi="黑体" w:hint="eastAsia"/>
          <w:sz w:val="28"/>
          <w:szCs w:val="28"/>
        </w:rPr>
        <w:t>判断程序设计</w:t>
      </w:r>
      <w:bookmarkEnd w:id="106"/>
    </w:p>
    <w:p w14:paraId="496FA6DA" w14:textId="77777777" w:rsidR="008015AB" w:rsidRPr="004D78DB" w:rsidRDefault="005A3A02" w:rsidP="004D78DB">
      <w:pPr>
        <w:spacing w:line="360" w:lineRule="auto"/>
        <w:ind w:firstLineChars="200" w:firstLine="480"/>
        <w:rPr>
          <w:rFonts w:asciiTheme="minorEastAsia" w:hAnsiTheme="minorEastAsia"/>
          <w:sz w:val="24"/>
          <w:szCs w:val="24"/>
        </w:rPr>
      </w:pPr>
      <w:r w:rsidRPr="004D78DB">
        <w:rPr>
          <w:rFonts w:asciiTheme="minorEastAsia" w:hAnsiTheme="minorEastAsia" w:hint="eastAsia"/>
          <w:sz w:val="24"/>
          <w:szCs w:val="24"/>
        </w:rPr>
        <w:t>对电机的控制过程中，需要根据运行条件进行相应的控制策略，即</w:t>
      </w:r>
      <w:r w:rsidR="008015AB" w:rsidRPr="004D78DB">
        <w:rPr>
          <w:rFonts w:asciiTheme="minorEastAsia" w:hAnsiTheme="minorEastAsia" w:hint="eastAsia"/>
          <w:sz w:val="24"/>
          <w:szCs w:val="24"/>
        </w:rPr>
        <w:t>电机需要分工况进行控制，所以，软件设计中，需要对工作条件做出</w:t>
      </w:r>
      <w:r w:rsidRPr="004D78DB">
        <w:rPr>
          <w:rFonts w:asciiTheme="minorEastAsia" w:hAnsiTheme="minorEastAsia" w:hint="eastAsia"/>
          <w:sz w:val="24"/>
          <w:szCs w:val="24"/>
        </w:rPr>
        <w:t>判断，</w:t>
      </w:r>
      <w:r w:rsidR="008015AB" w:rsidRPr="004D78DB">
        <w:rPr>
          <w:rFonts w:asciiTheme="minorEastAsia" w:hAnsiTheme="minorEastAsia" w:hint="eastAsia"/>
          <w:sz w:val="24"/>
          <w:szCs w:val="24"/>
        </w:rPr>
        <w:t>从而执行相应的控制策略。电机工作条件涉及的主要参数有电机的速度、转把电压开度、档位信号等。STM32对输入的信号进行判断，与电机运行的所有工况逐一进行比对，</w:t>
      </w:r>
      <w:r w:rsidR="008015AB" w:rsidRPr="004D78DB">
        <w:rPr>
          <w:rFonts w:asciiTheme="minorEastAsia" w:hAnsiTheme="minorEastAsia" w:hint="eastAsia"/>
          <w:sz w:val="24"/>
          <w:szCs w:val="24"/>
        </w:rPr>
        <w:lastRenderedPageBreak/>
        <w:t>若满足条件则执行相应的控制策略，若不满足，则重新进行采集比对，直至满足条件为止。在软件设计过程中，需要要对各个工作条件进行明确的划分，每个工作条件下对应一个模块，当输入的工作条件为其中一个时，则执行相应模块的程序。</w:t>
      </w:r>
    </w:p>
    <w:p w14:paraId="5B60D402" w14:textId="77777777" w:rsidR="004D78DB" w:rsidRDefault="004D78DB" w:rsidP="004F312E">
      <w:pPr>
        <w:ind w:firstLineChars="200" w:firstLine="420"/>
        <w:jc w:val="center"/>
      </w:pPr>
      <w:r>
        <w:object w:dxaOrig="5535" w:dyaOrig="5790" w14:anchorId="41A1F5A2">
          <v:shape id="_x0000_i1044" type="#_x0000_t75" style="width:381.75pt;height:387.15pt" o:ole="">
            <v:imagedata r:id="rId112" o:title="" croptop="4584f" cropbottom="4924f" cropleft="4440f" cropright="3363f"/>
          </v:shape>
          <o:OLEObject Type="Embed" ProgID="Visio.Drawing.15" ShapeID="_x0000_i1044" DrawAspect="Content" ObjectID="_1645864381" r:id="rId113"/>
        </w:object>
      </w:r>
    </w:p>
    <w:p w14:paraId="2CB23043" w14:textId="77777777" w:rsidR="004D78DB" w:rsidRPr="00407C4E" w:rsidRDefault="004D78DB"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图6.5 工作条件判断流程图</w:t>
      </w:r>
    </w:p>
    <w:p w14:paraId="4AF24485" w14:textId="77777777" w:rsidR="004D78DB" w:rsidRPr="000D2EA9" w:rsidRDefault="0014288D" w:rsidP="000D2EA9">
      <w:pPr>
        <w:spacing w:line="360" w:lineRule="auto"/>
        <w:ind w:firstLineChars="200" w:firstLine="480"/>
        <w:rPr>
          <w:rFonts w:asciiTheme="minorEastAsia" w:hAnsiTheme="minorEastAsia"/>
          <w:sz w:val="24"/>
          <w:szCs w:val="24"/>
        </w:rPr>
      </w:pPr>
      <w:r w:rsidRPr="004D78DB">
        <w:rPr>
          <w:rFonts w:asciiTheme="minorEastAsia" w:hAnsiTheme="minorEastAsia" w:hint="eastAsia"/>
          <w:sz w:val="24"/>
          <w:szCs w:val="24"/>
        </w:rPr>
        <w:t>如图6.5位工作条件判断流程图。</w:t>
      </w:r>
      <w:r w:rsidR="004D78DB" w:rsidRPr="000D2EA9">
        <w:rPr>
          <w:rFonts w:asciiTheme="minorEastAsia" w:hAnsiTheme="minorEastAsia"/>
          <w:sz w:val="24"/>
          <w:szCs w:val="24"/>
        </w:rPr>
        <w:t>程序进行</w:t>
      </w:r>
      <w:r w:rsidR="000D2EA9" w:rsidRPr="000D2EA9">
        <w:rPr>
          <w:rFonts w:asciiTheme="minorEastAsia" w:hAnsiTheme="minorEastAsia"/>
          <w:sz w:val="24"/>
          <w:szCs w:val="24"/>
        </w:rPr>
        <w:t>工作条件判断子程序后</w:t>
      </w:r>
      <w:r w:rsidR="000D2EA9" w:rsidRPr="000D2EA9">
        <w:rPr>
          <w:rFonts w:asciiTheme="minorEastAsia" w:hAnsiTheme="minorEastAsia" w:hint="eastAsia"/>
          <w:sz w:val="24"/>
          <w:szCs w:val="24"/>
        </w:rPr>
        <w:t>，</w:t>
      </w:r>
      <w:r w:rsidR="000D2EA9" w:rsidRPr="000D2EA9">
        <w:rPr>
          <w:rFonts w:asciiTheme="minorEastAsia" w:hAnsiTheme="minorEastAsia"/>
          <w:sz w:val="24"/>
          <w:szCs w:val="24"/>
        </w:rPr>
        <w:t>系统首先检测刹车状态</w:t>
      </w:r>
      <w:r w:rsidR="000D2EA9" w:rsidRPr="000D2EA9">
        <w:rPr>
          <w:rFonts w:asciiTheme="minorEastAsia" w:hAnsiTheme="minorEastAsia" w:hint="eastAsia"/>
          <w:sz w:val="24"/>
          <w:szCs w:val="24"/>
        </w:rPr>
        <w:t>，</w:t>
      </w:r>
      <w:r w:rsidR="00882AF6">
        <w:rPr>
          <w:rFonts w:asciiTheme="minorEastAsia" w:hAnsiTheme="minorEastAsia" w:hint="eastAsia"/>
          <w:sz w:val="24"/>
          <w:szCs w:val="24"/>
        </w:rPr>
        <w:t>再</w:t>
      </w:r>
      <w:r w:rsidR="000D2EA9" w:rsidRPr="000D2EA9">
        <w:rPr>
          <w:rFonts w:asciiTheme="minorEastAsia" w:hAnsiTheme="minorEastAsia" w:hint="eastAsia"/>
          <w:sz w:val="24"/>
          <w:szCs w:val="24"/>
        </w:rPr>
        <w:t>进行后续的检测。为保证系统的安全性，刹车状态检测的优先级应设为最高，如果有刹车信号</w:t>
      </w:r>
      <w:r w:rsidR="00882AF6">
        <w:rPr>
          <w:rFonts w:asciiTheme="minorEastAsia" w:hAnsiTheme="minorEastAsia" w:hint="eastAsia"/>
          <w:sz w:val="24"/>
          <w:szCs w:val="24"/>
        </w:rPr>
        <w:t>，那么无论在哪</w:t>
      </w:r>
      <w:r w:rsidR="000D2EA9" w:rsidRPr="000D2EA9">
        <w:rPr>
          <w:rFonts w:asciiTheme="minorEastAsia" w:hAnsiTheme="minorEastAsia" w:hint="eastAsia"/>
          <w:sz w:val="24"/>
          <w:szCs w:val="24"/>
        </w:rPr>
        <w:t>种情况下，系统都应该优先进行处理</w:t>
      </w:r>
      <w:r>
        <w:rPr>
          <w:rFonts w:asciiTheme="minorEastAsia" w:hAnsiTheme="minorEastAsia" w:hint="eastAsia"/>
          <w:sz w:val="24"/>
          <w:szCs w:val="24"/>
        </w:rPr>
        <w:t>。当检测到没有刹车信号时，然后再</w:t>
      </w:r>
      <w:r w:rsidR="000D2EA9" w:rsidRPr="000D2EA9">
        <w:rPr>
          <w:rFonts w:asciiTheme="minorEastAsia" w:hAnsiTheme="minorEastAsia" w:hint="eastAsia"/>
          <w:sz w:val="24"/>
          <w:szCs w:val="24"/>
        </w:rPr>
        <w:t>进行档位检测，档位分为前进</w:t>
      </w:r>
      <w:r>
        <w:rPr>
          <w:rFonts w:asciiTheme="minorEastAsia" w:hAnsiTheme="minorEastAsia" w:hint="eastAsia"/>
          <w:sz w:val="24"/>
          <w:szCs w:val="24"/>
        </w:rPr>
        <w:t>档</w:t>
      </w:r>
      <w:r w:rsidR="000D2EA9" w:rsidRPr="000D2EA9">
        <w:rPr>
          <w:rFonts w:asciiTheme="minorEastAsia" w:hAnsiTheme="minorEastAsia" w:hint="eastAsia"/>
          <w:sz w:val="24"/>
          <w:szCs w:val="24"/>
        </w:rPr>
        <w:t>和倒车</w:t>
      </w:r>
      <w:r>
        <w:rPr>
          <w:rFonts w:asciiTheme="minorEastAsia" w:hAnsiTheme="minorEastAsia" w:hint="eastAsia"/>
          <w:sz w:val="24"/>
          <w:szCs w:val="24"/>
        </w:rPr>
        <w:t>档</w:t>
      </w:r>
      <w:r w:rsidR="000D2EA9" w:rsidRPr="000D2EA9">
        <w:rPr>
          <w:rFonts w:asciiTheme="minorEastAsia" w:hAnsiTheme="minorEastAsia" w:hint="eastAsia"/>
          <w:sz w:val="24"/>
          <w:szCs w:val="24"/>
        </w:rPr>
        <w:t>，在这两种</w:t>
      </w:r>
      <w:r>
        <w:rPr>
          <w:rFonts w:asciiTheme="minorEastAsia" w:hAnsiTheme="minorEastAsia" w:hint="eastAsia"/>
          <w:sz w:val="24"/>
          <w:szCs w:val="24"/>
        </w:rPr>
        <w:t>档位</w:t>
      </w:r>
      <w:r w:rsidR="000D2EA9" w:rsidRPr="000D2EA9">
        <w:rPr>
          <w:rFonts w:asciiTheme="minorEastAsia" w:hAnsiTheme="minorEastAsia" w:hint="eastAsia"/>
          <w:sz w:val="24"/>
          <w:szCs w:val="24"/>
        </w:rPr>
        <w:t>模式下，都有加速、减速和匀速</w:t>
      </w:r>
      <w:r>
        <w:rPr>
          <w:rFonts w:asciiTheme="minorEastAsia" w:hAnsiTheme="minorEastAsia" w:hint="eastAsia"/>
          <w:sz w:val="24"/>
          <w:szCs w:val="24"/>
        </w:rPr>
        <w:t>运行条件</w:t>
      </w:r>
      <w:r w:rsidR="000D2EA9" w:rsidRPr="000D2EA9">
        <w:rPr>
          <w:rFonts w:asciiTheme="minorEastAsia" w:hAnsiTheme="minorEastAsia" w:hint="eastAsia"/>
          <w:sz w:val="24"/>
          <w:szCs w:val="24"/>
        </w:rPr>
        <w:t>，当系统</w:t>
      </w:r>
      <w:r>
        <w:rPr>
          <w:rFonts w:asciiTheme="minorEastAsia" w:hAnsiTheme="minorEastAsia" w:hint="eastAsia"/>
          <w:sz w:val="24"/>
          <w:szCs w:val="24"/>
        </w:rPr>
        <w:t>检测到</w:t>
      </w:r>
      <w:r w:rsidR="000D2EA9" w:rsidRPr="000D2EA9">
        <w:rPr>
          <w:rFonts w:asciiTheme="minorEastAsia" w:hAnsiTheme="minorEastAsia" w:hint="eastAsia"/>
          <w:sz w:val="24"/>
          <w:szCs w:val="24"/>
        </w:rPr>
        <w:t>需要加速、减速或者匀速运行时，程序分别进入相应的</w:t>
      </w:r>
      <w:r>
        <w:rPr>
          <w:rFonts w:asciiTheme="minorEastAsia" w:hAnsiTheme="minorEastAsia" w:hint="eastAsia"/>
          <w:sz w:val="24"/>
          <w:szCs w:val="24"/>
        </w:rPr>
        <w:t>子程序</w:t>
      </w:r>
      <w:r w:rsidR="000D2EA9" w:rsidRPr="000D2EA9">
        <w:rPr>
          <w:rFonts w:asciiTheme="minorEastAsia" w:hAnsiTheme="minorEastAsia" w:hint="eastAsia"/>
          <w:sz w:val="24"/>
          <w:szCs w:val="24"/>
        </w:rPr>
        <w:t>模块开始运行。为保证控制器以及电源的安全，系统需要对转把电压做限幅处理，即</w:t>
      </w:r>
      <w:r>
        <w:rPr>
          <w:rFonts w:asciiTheme="minorEastAsia" w:hAnsiTheme="minorEastAsia" w:hint="eastAsia"/>
          <w:sz w:val="24"/>
          <w:szCs w:val="24"/>
        </w:rPr>
        <w:t>对通过采样得到的转把数字电压信号设置</w:t>
      </w:r>
      <w:r w:rsidR="000D2EA9" w:rsidRPr="000D2EA9">
        <w:rPr>
          <w:rFonts w:asciiTheme="minorEastAsia" w:hAnsiTheme="minorEastAsia" w:hint="eastAsia"/>
          <w:sz w:val="24"/>
          <w:szCs w:val="24"/>
        </w:rPr>
        <w:t>上下幅度限制，防止转把在加速或减速太快时其反充电</w:t>
      </w:r>
      <w:r w:rsidR="000D2EA9" w:rsidRPr="000D2EA9">
        <w:rPr>
          <w:rFonts w:asciiTheme="minorEastAsia" w:hAnsiTheme="minorEastAsia" w:hint="eastAsia"/>
          <w:sz w:val="24"/>
          <w:szCs w:val="24"/>
        </w:rPr>
        <w:lastRenderedPageBreak/>
        <w:t>行为对控制器或电池造成损坏。</w:t>
      </w:r>
    </w:p>
    <w:p w14:paraId="4B3B7569" w14:textId="77777777" w:rsidR="00EB4A90" w:rsidRPr="00BA4BF3" w:rsidRDefault="00EB4A90" w:rsidP="00E5244A">
      <w:pPr>
        <w:pStyle w:val="2"/>
        <w:rPr>
          <w:rFonts w:ascii="黑体" w:hAnsi="黑体"/>
          <w:sz w:val="28"/>
          <w:szCs w:val="28"/>
        </w:rPr>
      </w:pPr>
      <w:bookmarkStart w:id="107" w:name="_Toc34901705"/>
      <w:r w:rsidRPr="00BA4BF3">
        <w:rPr>
          <w:rFonts w:ascii="黑体" w:hAnsi="黑体" w:hint="eastAsia"/>
          <w:sz w:val="28"/>
          <w:szCs w:val="28"/>
        </w:rPr>
        <w:t>6.5 CANBUS通信程序设计</w:t>
      </w:r>
      <w:bookmarkEnd w:id="107"/>
    </w:p>
    <w:p w14:paraId="431427D8" w14:textId="77777777" w:rsidR="004A1346" w:rsidRPr="004F312E" w:rsidRDefault="00E739E0" w:rsidP="004F312E">
      <w:pPr>
        <w:spacing w:line="360" w:lineRule="auto"/>
        <w:ind w:firstLineChars="200" w:firstLine="480"/>
        <w:rPr>
          <w:rFonts w:asciiTheme="minorEastAsia" w:hAnsiTheme="minorEastAsia"/>
          <w:sz w:val="24"/>
          <w:szCs w:val="24"/>
        </w:rPr>
      </w:pPr>
      <w:r w:rsidRPr="004F312E">
        <w:rPr>
          <w:rFonts w:asciiTheme="minorEastAsia" w:hAnsiTheme="minorEastAsia" w:hint="eastAsia"/>
          <w:sz w:val="24"/>
          <w:szCs w:val="24"/>
        </w:rPr>
        <w:t>CAN（Controller Area Network）是国际标准化组织ISO规定的标准化串行通信协议，广泛应用于汽车行业、船舶等行业。CAN控制器通过2根CAN-H和CAN-L线上的电位差来确定总线上的电平变化，从而进行数据的传输，其传输具有可靠的稳定性。</w:t>
      </w:r>
    </w:p>
    <w:p w14:paraId="7749561E" w14:textId="77777777" w:rsidR="00BA4F89" w:rsidRPr="004F312E" w:rsidRDefault="00E739E0" w:rsidP="004F312E">
      <w:pPr>
        <w:spacing w:line="360" w:lineRule="auto"/>
        <w:ind w:firstLineChars="200" w:firstLine="480"/>
        <w:rPr>
          <w:rFonts w:asciiTheme="minorEastAsia" w:hAnsiTheme="minorEastAsia"/>
          <w:sz w:val="24"/>
          <w:szCs w:val="24"/>
        </w:rPr>
      </w:pPr>
      <w:r w:rsidRPr="004F312E">
        <w:rPr>
          <w:rFonts w:asciiTheme="minorEastAsia" w:hAnsiTheme="minorEastAsia"/>
          <w:sz w:val="24"/>
          <w:szCs w:val="24"/>
        </w:rPr>
        <w:t>本设计所使用的主控芯片</w:t>
      </w:r>
      <w:r w:rsidRPr="004F312E">
        <w:rPr>
          <w:rFonts w:asciiTheme="minorEastAsia" w:hAnsiTheme="minorEastAsia" w:hint="eastAsia"/>
          <w:sz w:val="24"/>
          <w:szCs w:val="24"/>
        </w:rPr>
        <w:t>STM32F105RBT6内部集成有2个CAN控制器，</w:t>
      </w:r>
      <w:r w:rsidR="00BA4F89" w:rsidRPr="004F312E">
        <w:rPr>
          <w:rFonts w:asciiTheme="minorEastAsia" w:hAnsiTheme="minorEastAsia" w:hint="eastAsia"/>
          <w:sz w:val="24"/>
          <w:szCs w:val="24"/>
        </w:rPr>
        <w:t>每个CAN控制器都具有2个接收FIFO和28个过滤器组，每个FIFO可以存储3条完整的报文，数据的传输位宽以及标识符可通过程序进行修改，过滤器组可以过滤掉不匹配的标识符数据，只接收相同标识符的数据。</w:t>
      </w:r>
    </w:p>
    <w:p w14:paraId="5379B622" w14:textId="77777777" w:rsidR="00BA4F89" w:rsidRDefault="004F312E" w:rsidP="004F312E">
      <w:pPr>
        <w:ind w:firstLineChars="200" w:firstLine="480"/>
        <w:jc w:val="center"/>
        <w:rPr>
          <w:rFonts w:asciiTheme="minorEastAsia" w:hAnsiTheme="minorEastAsia"/>
          <w:sz w:val="24"/>
          <w:szCs w:val="24"/>
        </w:rPr>
      </w:pPr>
      <w:r>
        <w:rPr>
          <w:rFonts w:asciiTheme="minorEastAsia" w:hAnsiTheme="minorEastAsia"/>
          <w:sz w:val="24"/>
          <w:szCs w:val="24"/>
        </w:rPr>
        <w:object w:dxaOrig="3435" w:dyaOrig="5355" w14:anchorId="7D592356">
          <v:shape id="_x0000_i1045" type="#_x0000_t75" style="width:270.35pt;height:347.1pt" o:ole="">
            <v:imagedata r:id="rId114" o:title="" croptop="5474f" cropbottom="5964f"/>
          </v:shape>
          <o:OLEObject Type="Embed" ProgID="Visio.Drawing.15" ShapeID="_x0000_i1045" DrawAspect="Content" ObjectID="_1645864382" r:id="rId115"/>
        </w:object>
      </w:r>
    </w:p>
    <w:p w14:paraId="7F4D0C4A" w14:textId="77777777" w:rsidR="004F312E" w:rsidRPr="00407C4E" w:rsidRDefault="004F312E"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图6.6 CAN发送数据流程图</w:t>
      </w:r>
    </w:p>
    <w:p w14:paraId="49DD8033" w14:textId="77777777" w:rsidR="00E739E0" w:rsidRDefault="00BA4F89" w:rsidP="004F312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CAN</w:t>
      </w:r>
      <w:r w:rsidR="004F312E">
        <w:rPr>
          <w:rFonts w:asciiTheme="minorEastAsia" w:hAnsiTheme="minorEastAsia" w:hint="eastAsia"/>
          <w:sz w:val="24"/>
          <w:szCs w:val="24"/>
        </w:rPr>
        <w:t>控制器发送</w:t>
      </w:r>
      <w:r>
        <w:rPr>
          <w:rFonts w:asciiTheme="minorEastAsia" w:hAnsiTheme="minorEastAsia" w:hint="eastAsia"/>
          <w:sz w:val="24"/>
          <w:szCs w:val="24"/>
        </w:rPr>
        <w:t>数据流程如图6.6所示。</w:t>
      </w:r>
      <w:r w:rsidR="004F312E">
        <w:rPr>
          <w:rFonts w:asciiTheme="minorEastAsia" w:hAnsiTheme="minorEastAsia" w:hint="eastAsia"/>
          <w:sz w:val="24"/>
          <w:szCs w:val="24"/>
        </w:rPr>
        <w:t>发送时，首先选定一个空邮箱作为发送邮箱，并将前一次发送的数据的标识符清除，设置本次数据的新标识符，接</w:t>
      </w:r>
      <w:r w:rsidR="004F312E">
        <w:rPr>
          <w:rFonts w:asciiTheme="minorEastAsia" w:hAnsiTheme="minorEastAsia" w:hint="eastAsia"/>
          <w:sz w:val="24"/>
          <w:szCs w:val="24"/>
        </w:rPr>
        <w:lastRenderedPageBreak/>
        <w:t>下来设定数据的长度并将数据填充到邮箱，邮箱中的报文发送完成后，控制器会自动清空邮箱中的内容。</w:t>
      </w:r>
    </w:p>
    <w:p w14:paraId="518BEE2E" w14:textId="77777777" w:rsidR="004F312E" w:rsidRDefault="00402573" w:rsidP="004F312E">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855" w14:anchorId="5FAD9220">
          <v:shape id="_x0000_i1046" type="#_x0000_t75" style="width:216.7pt;height:222.1pt" o:ole="">
            <v:imagedata r:id="rId116" o:title="" croptop="7980f" cropbottom="7788f" cropleft="7932f" cropright="2125f"/>
          </v:shape>
          <o:OLEObject Type="Embed" ProgID="Visio.Drawing.15" ShapeID="_x0000_i1046" DrawAspect="Content" ObjectID="_1645864383" r:id="rId117"/>
        </w:object>
      </w:r>
    </w:p>
    <w:p w14:paraId="003D49C2" w14:textId="77777777" w:rsidR="004F312E" w:rsidRPr="00407C4E" w:rsidRDefault="004F312E"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图6.7 CAN接收数据流程图</w:t>
      </w:r>
    </w:p>
    <w:p w14:paraId="4A43524C" w14:textId="77777777" w:rsidR="004F312E" w:rsidRDefault="004F312E" w:rsidP="005902F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如图6.7所示为CAN控制器接收数据流程。</w:t>
      </w:r>
      <w:r w:rsidR="005902F3">
        <w:rPr>
          <w:rFonts w:asciiTheme="minorEastAsia" w:hAnsiTheme="minorEastAsia" w:hint="eastAsia"/>
          <w:sz w:val="24"/>
          <w:szCs w:val="24"/>
        </w:rPr>
        <w:t>CAN数据接收可分为查询和中断两种方式，本设计使用中断接收方式。首先，CAN控制器接收到报文后会将该报文标识符与过滤器中设置的标识符进行对比，若果标识符相同，则将报文存储至对应的FIFO，并产生中断，只需要在中断中检查FIFO中是否接收到有效的报文，如果数据有效，则将该数据读出，并进行后续的处理。</w:t>
      </w:r>
    </w:p>
    <w:p w14:paraId="13B8F7A5" w14:textId="4D693971" w:rsidR="00BA4F89" w:rsidRDefault="00BA4F89" w:rsidP="00BA4F89">
      <w:pPr>
        <w:ind w:firstLineChars="200" w:firstLine="420"/>
        <w:rPr>
          <w:ins w:id="108" w:author="冯振东" w:date="2020-03-15T12:33:00Z"/>
        </w:rPr>
      </w:pPr>
    </w:p>
    <w:p w14:paraId="58CD7858" w14:textId="1B67A20D" w:rsidR="003749DD" w:rsidRDefault="003749DD" w:rsidP="00BA4F89">
      <w:pPr>
        <w:ind w:firstLineChars="200" w:firstLine="420"/>
        <w:rPr>
          <w:ins w:id="109" w:author="冯振东" w:date="2020-03-15T12:33:00Z"/>
        </w:rPr>
      </w:pPr>
    </w:p>
    <w:p w14:paraId="71C09088" w14:textId="2F8000FB" w:rsidR="003749DD" w:rsidRPr="004A1346" w:rsidRDefault="003749DD" w:rsidP="00BA4F89">
      <w:pPr>
        <w:ind w:firstLineChars="200" w:firstLine="420"/>
      </w:pPr>
      <w:commentRangeStart w:id="110"/>
      <w:ins w:id="111" w:author="冯振东" w:date="2020-03-15T12:33:00Z">
        <w:r>
          <w:t>…….</w:t>
        </w:r>
        <w:commentRangeEnd w:id="110"/>
        <w:r>
          <w:rPr>
            <w:rStyle w:val="af5"/>
          </w:rPr>
          <w:commentReference w:id="110"/>
        </w:r>
      </w:ins>
    </w:p>
    <w:sectPr w:rsidR="003749DD" w:rsidRPr="004A1346" w:rsidSect="00D71674">
      <w:headerReference w:type="default" r:id="rId118"/>
      <w:footerReference w:type="default" r:id="rId119"/>
      <w:pgSz w:w="11906" w:h="16838"/>
      <w:pgMar w:top="1440" w:right="1800" w:bottom="1440" w:left="1800" w:header="851" w:footer="850" w:gutter="0"/>
      <w:pgNumType w:start="58"/>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冯振东" w:date="2020-03-15T11:44:00Z" w:initials="D">
    <w:p w14:paraId="586FBED6" w14:textId="4303AFC0" w:rsidR="000A6FCC" w:rsidRDefault="00903C11">
      <w:pPr>
        <w:pStyle w:val="af6"/>
      </w:pPr>
      <w:r>
        <w:rPr>
          <w:rStyle w:val="af5"/>
        </w:rPr>
        <w:annotationRef/>
      </w:r>
      <w:r w:rsidR="000A6FCC">
        <w:rPr>
          <w:rFonts w:hint="eastAsia"/>
        </w:rPr>
        <w:t>格式方面</w:t>
      </w:r>
      <w:r w:rsidR="000A6FCC">
        <w:t>：</w:t>
      </w:r>
      <w:r w:rsidR="000A6FCC">
        <w:rPr>
          <w:rFonts w:hint="eastAsia"/>
        </w:rPr>
        <w:t>段落</w:t>
      </w:r>
      <w:r w:rsidR="000A6FCC">
        <w:t>格式、英文字符、错别字、部分语序、表格格式</w:t>
      </w:r>
    </w:p>
    <w:p w14:paraId="7F7A34E9" w14:textId="79C52F03" w:rsidR="000A6FCC" w:rsidRPr="000A6FCC" w:rsidRDefault="000A6FCC">
      <w:pPr>
        <w:pStyle w:val="af6"/>
      </w:pPr>
      <w:r>
        <w:rPr>
          <w:rFonts w:hint="eastAsia"/>
        </w:rPr>
        <w:t>内容</w:t>
      </w:r>
      <w:r>
        <w:t>上：</w:t>
      </w:r>
      <w:r>
        <w:rPr>
          <w:rFonts w:hint="eastAsia"/>
        </w:rPr>
        <w:t>温度补偿</w:t>
      </w:r>
      <w:r>
        <w:t>原理</w:t>
      </w:r>
      <w:r>
        <w:rPr>
          <w:rFonts w:hint="eastAsia"/>
        </w:rPr>
        <w:t>及其</w:t>
      </w:r>
      <w:r>
        <w:t>仿真实现介绍偏少</w:t>
      </w:r>
      <w:r>
        <w:rPr>
          <w:rFonts w:hint="eastAsia"/>
        </w:rPr>
        <w:t>、</w:t>
      </w:r>
      <w:r>
        <w:t>没有</w:t>
      </w:r>
      <w:r>
        <w:rPr>
          <w:rFonts w:hint="eastAsia"/>
        </w:rPr>
        <w:t>全文</w:t>
      </w:r>
      <w:r>
        <w:t>的总结</w:t>
      </w:r>
    </w:p>
  </w:comment>
  <w:comment w:id="6" w:author="冯振东" w:date="2020-03-15T11:45:00Z" w:initials="D">
    <w:p w14:paraId="350DEC3D" w14:textId="77777777" w:rsidR="00903C11" w:rsidRDefault="00903C11" w:rsidP="002C3CF0">
      <w:pPr>
        <w:pStyle w:val="af6"/>
        <w:jc w:val="center"/>
      </w:pPr>
      <w:r>
        <w:rPr>
          <w:rStyle w:val="af5"/>
        </w:rPr>
        <w:annotationRef/>
      </w:r>
      <w:r>
        <w:rPr>
          <w:rFonts w:hint="eastAsia"/>
        </w:rPr>
        <w:t>错别字</w:t>
      </w:r>
    </w:p>
  </w:comment>
  <w:comment w:id="7" w:author="冯振东" w:date="2020-03-15T11:45:00Z" w:initials="D">
    <w:p w14:paraId="722CBC52" w14:textId="77777777" w:rsidR="00903C11" w:rsidRDefault="00903C11">
      <w:pPr>
        <w:pStyle w:val="af6"/>
      </w:pPr>
      <w:r>
        <w:rPr>
          <w:rStyle w:val="af5"/>
        </w:rPr>
        <w:annotationRef/>
      </w:r>
    </w:p>
  </w:comment>
  <w:comment w:id="8" w:author="DDQ" w:date="2020-03-15T11:33:00Z" w:initials="D">
    <w:p w14:paraId="20CB6990" w14:textId="3CB3E434" w:rsidR="00903C11" w:rsidRDefault="00903C11">
      <w:pPr>
        <w:pStyle w:val="af6"/>
      </w:pPr>
      <w:r>
        <w:rPr>
          <w:rStyle w:val="af5"/>
        </w:rPr>
        <w:annotationRef/>
      </w:r>
      <w:r>
        <w:rPr>
          <w:rFonts w:hint="eastAsia"/>
        </w:rPr>
        <w:t>(</w:t>
      </w:r>
      <w:r>
        <w:t>1)</w:t>
      </w:r>
      <w:r>
        <w:rPr>
          <w:rFonts w:hint="eastAsia"/>
        </w:rPr>
        <w:t>字体格式、错别字</w:t>
      </w:r>
      <w:r w:rsidR="006672F8">
        <w:rPr>
          <w:rFonts w:hint="eastAsia"/>
        </w:rPr>
        <w:t>、</w:t>
      </w:r>
      <w:r w:rsidR="006672F8">
        <w:t>英文字符</w:t>
      </w:r>
    </w:p>
    <w:p w14:paraId="369D73C2" w14:textId="77777777" w:rsidR="00903C11" w:rsidRDefault="00903C11">
      <w:pPr>
        <w:pStyle w:val="af6"/>
        <w:ind w:leftChars="172" w:left="361"/>
      </w:pPr>
      <w:r>
        <w:rPr>
          <w:rFonts w:hint="eastAsia"/>
        </w:rPr>
        <w:t>(</w:t>
      </w:r>
      <w:r>
        <w:t>2)</w:t>
      </w:r>
      <w:r>
        <w:rPr>
          <w:rFonts w:hint="eastAsia"/>
        </w:rPr>
        <w:t>测功机？</w:t>
      </w:r>
    </w:p>
  </w:comment>
  <w:comment w:id="11" w:author="冯振东" w:date="2020-03-15T13:58:00Z" w:initials="D">
    <w:p w14:paraId="4DE1828B" w14:textId="71C07A67" w:rsidR="00D85AD2" w:rsidRDefault="00D85AD2">
      <w:pPr>
        <w:pStyle w:val="af6"/>
      </w:pPr>
      <w:r>
        <w:rPr>
          <w:rStyle w:val="af5"/>
        </w:rPr>
        <w:annotationRef/>
      </w:r>
      <w:r>
        <w:rPr>
          <w:rFonts w:hint="eastAsia"/>
        </w:rPr>
        <w:t>标题段落</w:t>
      </w:r>
      <w:r>
        <w:t>格式</w:t>
      </w:r>
    </w:p>
  </w:comment>
  <w:comment w:id="13" w:author="DDQ" w:date="2020-03-15T11:36:00Z" w:initials="D">
    <w:p w14:paraId="516EA707" w14:textId="36694808" w:rsidR="00903C11" w:rsidRDefault="00903C11">
      <w:pPr>
        <w:pStyle w:val="af6"/>
      </w:pPr>
      <w:r>
        <w:rPr>
          <w:rStyle w:val="af5"/>
        </w:rPr>
        <w:annotationRef/>
      </w:r>
      <w:r w:rsidR="006672F8">
        <w:rPr>
          <w:rFonts w:hint="eastAsia"/>
        </w:rPr>
        <w:t>错别字</w:t>
      </w:r>
    </w:p>
  </w:comment>
  <w:comment w:id="14" w:author="冯振东" w:date="2020-03-15T14:01:00Z" w:initials="D">
    <w:p w14:paraId="086BFE9B" w14:textId="31ACFF91" w:rsidR="0067665F" w:rsidRDefault="0067665F">
      <w:pPr>
        <w:pStyle w:val="af6"/>
      </w:pPr>
      <w:r>
        <w:rPr>
          <w:rStyle w:val="af5"/>
        </w:rPr>
        <w:annotationRef/>
      </w:r>
      <w:r>
        <w:rPr>
          <w:rFonts w:ascii="Times New Roman" w:eastAsia="宋体" w:hAnsi="Times New Roman" w:cs="Times New Roman"/>
          <w:sz w:val="24"/>
        </w:rPr>
        <w:t>有效地</w:t>
      </w:r>
      <w:r>
        <w:rPr>
          <w:rStyle w:val="af5"/>
        </w:rPr>
        <w:annotationRef/>
      </w:r>
    </w:p>
  </w:comment>
  <w:comment w:id="15" w:author="冯振东" w:date="2020-03-15T16:56:00Z" w:initials="D">
    <w:p w14:paraId="62E7CB58" w14:textId="1989C29C" w:rsidR="006672F8" w:rsidRDefault="006672F8">
      <w:pPr>
        <w:pStyle w:val="af6"/>
      </w:pPr>
      <w:r>
        <w:rPr>
          <w:rStyle w:val="af5"/>
        </w:rPr>
        <w:annotationRef/>
      </w:r>
      <w:r>
        <w:rPr>
          <w:rFonts w:hint="eastAsia"/>
        </w:rPr>
        <w:t>，</w:t>
      </w:r>
    </w:p>
  </w:comment>
  <w:comment w:id="17" w:author="冯振东" w:date="2020-03-15T17:00:00Z" w:initials="D">
    <w:p w14:paraId="620C802C" w14:textId="52C54E16" w:rsidR="00B32F85" w:rsidRDefault="00B32F85">
      <w:pPr>
        <w:pStyle w:val="af6"/>
      </w:pPr>
      <w:r>
        <w:rPr>
          <w:rStyle w:val="af5"/>
        </w:rPr>
        <w:annotationRef/>
      </w:r>
      <w:r>
        <w:rPr>
          <w:rFonts w:hint="eastAsia"/>
        </w:rPr>
        <w:t>。</w:t>
      </w:r>
    </w:p>
  </w:comment>
  <w:comment w:id="18" w:author="冯振东" w:date="2020-03-15T17:01:00Z" w:initials="D">
    <w:p w14:paraId="5DBAF4AE" w14:textId="2DBAB90E" w:rsidR="00B32F85" w:rsidRDefault="00B32F85">
      <w:pPr>
        <w:pStyle w:val="af6"/>
      </w:pPr>
      <w:r>
        <w:rPr>
          <w:rStyle w:val="af5"/>
        </w:rPr>
        <w:annotationRef/>
      </w:r>
      <w:r>
        <w:rPr>
          <w:rFonts w:hint="eastAsia"/>
        </w:rPr>
        <w:t>控制系统</w:t>
      </w:r>
      <w:r>
        <w:t>硬件电路</w:t>
      </w:r>
    </w:p>
  </w:comment>
  <w:comment w:id="19" w:author="冯振东" w:date="2020-03-15T17:03:00Z" w:initials="D">
    <w:p w14:paraId="78F8344B" w14:textId="49288171" w:rsidR="000A6FCC" w:rsidRDefault="000A6FCC">
      <w:pPr>
        <w:pStyle w:val="af6"/>
      </w:pPr>
      <w:r>
        <w:rPr>
          <w:rStyle w:val="af5"/>
        </w:rPr>
        <w:annotationRef/>
      </w:r>
      <w:r>
        <w:rPr>
          <w:rFonts w:hint="eastAsia"/>
        </w:rPr>
        <w:t>与</w:t>
      </w:r>
    </w:p>
  </w:comment>
  <w:comment w:id="21" w:author="冯振东" w:date="2020-03-15T17:22:00Z" w:initials="D">
    <w:p w14:paraId="0D5BD78B" w14:textId="39647E7F" w:rsidR="00550E9C" w:rsidRDefault="00550E9C">
      <w:pPr>
        <w:pStyle w:val="af6"/>
      </w:pPr>
      <w:r>
        <w:rPr>
          <w:rStyle w:val="af5"/>
        </w:rPr>
        <w:annotationRef/>
      </w:r>
      <w:r>
        <w:rPr>
          <w:rFonts w:hint="eastAsia"/>
        </w:rPr>
        <w:t>温度</w:t>
      </w:r>
      <w:r>
        <w:t>补偿</w:t>
      </w:r>
      <w:r>
        <w:rPr>
          <w:rFonts w:hint="eastAsia"/>
        </w:rPr>
        <w:t>发展介绍</w:t>
      </w:r>
    </w:p>
    <w:p w14:paraId="5F55A20E" w14:textId="058DA115" w:rsidR="00CF0B8B" w:rsidRDefault="00CF0B8B">
      <w:pPr>
        <w:pStyle w:val="af6"/>
        <w:rPr>
          <w:rFonts w:hint="eastAsia"/>
        </w:rPr>
      </w:pPr>
      <w:r>
        <w:rPr>
          <w:rFonts w:hint="eastAsia"/>
        </w:rPr>
        <w:t>测功机简单</w:t>
      </w:r>
      <w:r>
        <w:t>介绍下</w:t>
      </w:r>
      <w:bookmarkStart w:id="22" w:name="_GoBack"/>
      <w:bookmarkEnd w:id="22"/>
    </w:p>
  </w:comment>
  <w:comment w:id="28" w:author="冯振东" w:date="2020-03-15T11:49:00Z" w:initials="D">
    <w:p w14:paraId="7AA886C6" w14:textId="2DD29D62" w:rsidR="00903C11" w:rsidRDefault="00903C11">
      <w:pPr>
        <w:pStyle w:val="af6"/>
      </w:pPr>
      <w:r>
        <w:rPr>
          <w:rStyle w:val="af5"/>
        </w:rPr>
        <w:annotationRef/>
      </w:r>
      <w:r>
        <w:rPr>
          <w:rFonts w:hint="eastAsia"/>
        </w:rPr>
        <w:t>实验</w:t>
      </w:r>
    </w:p>
  </w:comment>
  <w:comment w:id="30" w:author="冯振东" w:date="2020-03-15T11:51:00Z" w:initials="D">
    <w:p w14:paraId="27A9BCAD" w14:textId="2CB5C4D3" w:rsidR="00903C11" w:rsidRDefault="00903C11">
      <w:pPr>
        <w:pStyle w:val="af6"/>
      </w:pPr>
      <w:r>
        <w:rPr>
          <w:rStyle w:val="af5"/>
        </w:rPr>
        <w:annotationRef/>
      </w:r>
      <w:r>
        <w:rPr>
          <w:rFonts w:hint="eastAsia"/>
        </w:rPr>
        <w:t>建立</w:t>
      </w:r>
      <w:r>
        <w:t>合适的模型</w:t>
      </w:r>
    </w:p>
  </w:comment>
  <w:comment w:id="32" w:author="冯振东" w:date="2020-03-15T11:52:00Z" w:initials="D">
    <w:p w14:paraId="788A38BC" w14:textId="69AF8DA3" w:rsidR="00903C11" w:rsidRDefault="00903C11">
      <w:pPr>
        <w:pStyle w:val="af6"/>
      </w:pPr>
      <w:r>
        <w:rPr>
          <w:rStyle w:val="af5"/>
        </w:rPr>
        <w:annotationRef/>
      </w:r>
    </w:p>
  </w:comment>
  <w:comment w:id="33" w:author="冯振东" w:date="2020-03-15T15:55:00Z" w:initials="D">
    <w:p w14:paraId="6944112B" w14:textId="0D8F5A12" w:rsidR="00C05A73" w:rsidRDefault="00C05A73">
      <w:pPr>
        <w:pStyle w:val="af6"/>
      </w:pPr>
      <w:r>
        <w:rPr>
          <w:rStyle w:val="af5"/>
        </w:rPr>
        <w:annotationRef/>
      </w:r>
      <w:r>
        <w:rPr>
          <w:rFonts w:hint="eastAsia"/>
        </w:rPr>
        <w:t>英文</w:t>
      </w:r>
      <w:r>
        <w:t>字符格式</w:t>
      </w:r>
    </w:p>
  </w:comment>
  <w:comment w:id="35" w:author="冯振东" w:date="2020-03-15T11:55:00Z" w:initials="D">
    <w:p w14:paraId="596E9E20" w14:textId="0E999706" w:rsidR="00903C11" w:rsidRDefault="00903C11">
      <w:pPr>
        <w:pStyle w:val="af6"/>
      </w:pPr>
      <w:r>
        <w:rPr>
          <w:rStyle w:val="af5"/>
        </w:rPr>
        <w:annotationRef/>
      </w:r>
      <w:r>
        <w:rPr>
          <w:rFonts w:hint="eastAsia"/>
        </w:rPr>
        <w:t>要不要根据</w:t>
      </w:r>
      <w:r>
        <w:t>下边</w:t>
      </w:r>
      <w:r>
        <w:rPr>
          <w:rFonts w:hint="eastAsia"/>
        </w:rPr>
        <w:t>公式，定性</w:t>
      </w:r>
      <w:r>
        <w:t>或者定量说明相互关系？</w:t>
      </w:r>
    </w:p>
  </w:comment>
  <w:comment w:id="44" w:author="冯振东" w:date="2020-03-15T12:02:00Z" w:initials="D">
    <w:p w14:paraId="4B2E4879" w14:textId="56C375EB" w:rsidR="002F32CF" w:rsidRDefault="002F32CF">
      <w:pPr>
        <w:pStyle w:val="af6"/>
      </w:pPr>
      <w:r>
        <w:rPr>
          <w:rStyle w:val="af5"/>
        </w:rPr>
        <w:annotationRef/>
      </w:r>
      <w:r>
        <w:rPr>
          <w:rFonts w:hint="eastAsia"/>
        </w:rPr>
        <w:t>id</w:t>
      </w:r>
      <w:r>
        <w:t>=0</w:t>
      </w:r>
      <w:r>
        <w:rPr>
          <w:rFonts w:hint="eastAsia"/>
        </w:rPr>
        <w:t>与最大</w:t>
      </w:r>
      <w:r>
        <w:t>转矩控制</w:t>
      </w:r>
      <w:r>
        <w:rPr>
          <w:rFonts w:hint="eastAsia"/>
        </w:rPr>
        <w:t>不太一样</w:t>
      </w:r>
    </w:p>
  </w:comment>
  <w:comment w:id="47" w:author="冯振东" w:date="2020-03-15T17:12:00Z" w:initials="D">
    <w:p w14:paraId="2096BD6C" w14:textId="0C844F9C" w:rsidR="0015225F" w:rsidRDefault="0015225F">
      <w:pPr>
        <w:pStyle w:val="af6"/>
      </w:pPr>
      <w:r>
        <w:rPr>
          <w:rStyle w:val="af5"/>
        </w:rPr>
        <w:annotationRef/>
      </w:r>
      <w:r>
        <w:rPr>
          <w:rFonts w:hint="eastAsia"/>
        </w:rPr>
        <w:t>和</w:t>
      </w:r>
    </w:p>
  </w:comment>
  <w:comment w:id="49" w:author="冯振东" w:date="2020-03-15T17:14:00Z" w:initials="D">
    <w:p w14:paraId="07419B6C" w14:textId="004FD8A3" w:rsidR="0015225F" w:rsidRDefault="0015225F">
      <w:pPr>
        <w:pStyle w:val="af6"/>
      </w:pPr>
      <w:r>
        <w:rPr>
          <w:rStyle w:val="af5"/>
        </w:rPr>
        <w:annotationRef/>
      </w:r>
      <w:r>
        <w:rPr>
          <w:rFonts w:hint="eastAsia"/>
        </w:rPr>
        <w:t>桥臂</w:t>
      </w:r>
    </w:p>
  </w:comment>
  <w:comment w:id="50" w:author="冯振东" w:date="2020-03-15T12:16:00Z" w:initials="D">
    <w:p w14:paraId="076CC93E" w14:textId="2BA6CA4D" w:rsidR="009D06C8" w:rsidRDefault="009D06C8">
      <w:pPr>
        <w:pStyle w:val="af6"/>
      </w:pPr>
      <w:r>
        <w:rPr>
          <w:rStyle w:val="af5"/>
        </w:rPr>
        <w:annotationRef/>
      </w:r>
      <w:r>
        <w:rPr>
          <w:rFonts w:hint="eastAsia"/>
        </w:rPr>
        <w:t>表格</w:t>
      </w:r>
      <w:r>
        <w:t>格式</w:t>
      </w:r>
    </w:p>
  </w:comment>
  <w:comment w:id="52" w:author="冯振东" w:date="2020-03-15T12:17:00Z" w:initials="D">
    <w:p w14:paraId="6D4DF23F" w14:textId="625359F7" w:rsidR="009D06C8" w:rsidRDefault="009D06C8">
      <w:pPr>
        <w:pStyle w:val="af6"/>
      </w:pPr>
      <w:r>
        <w:rPr>
          <w:rStyle w:val="af5"/>
        </w:rPr>
        <w:annotationRef/>
      </w:r>
    </w:p>
  </w:comment>
  <w:comment w:id="56" w:author="冯振东" w:date="2020-03-15T17:17:00Z" w:initials="D">
    <w:p w14:paraId="1594E371" w14:textId="1DC319B8" w:rsidR="0015225F" w:rsidRDefault="0015225F">
      <w:pPr>
        <w:pStyle w:val="af6"/>
      </w:pPr>
      <w:r>
        <w:rPr>
          <w:rStyle w:val="af5"/>
        </w:rPr>
        <w:annotationRef/>
      </w:r>
      <w:r>
        <w:rPr>
          <w:rFonts w:hint="eastAsia"/>
        </w:rPr>
        <w:t>？</w:t>
      </w:r>
    </w:p>
  </w:comment>
  <w:comment w:id="57" w:author="冯振东" w:date="2020-03-15T12:19:00Z" w:initials="D">
    <w:p w14:paraId="23831841" w14:textId="5904D605" w:rsidR="00583626" w:rsidRDefault="00583626">
      <w:pPr>
        <w:pStyle w:val="af6"/>
      </w:pPr>
      <w:r>
        <w:rPr>
          <w:rStyle w:val="af5"/>
        </w:rPr>
        <w:annotationRef/>
      </w:r>
      <w:r>
        <w:rPr>
          <w:rFonts w:hint="eastAsia"/>
        </w:rPr>
        <w:t>表格</w:t>
      </w:r>
      <w:r>
        <w:t>格式</w:t>
      </w:r>
    </w:p>
  </w:comment>
  <w:comment w:id="58" w:author="冯振东" w:date="2020-03-15T17:18:00Z" w:initials="D">
    <w:p w14:paraId="0E347A2B" w14:textId="6D48CFD4" w:rsidR="00502F9A" w:rsidRDefault="00502F9A">
      <w:pPr>
        <w:pStyle w:val="af6"/>
      </w:pPr>
      <w:r>
        <w:rPr>
          <w:rStyle w:val="af5"/>
        </w:rPr>
        <w:annotationRef/>
      </w:r>
      <w:r>
        <w:rPr>
          <w:rFonts w:hint="eastAsia"/>
        </w:rPr>
        <w:t>影响</w:t>
      </w:r>
      <w:r>
        <w:t>电压矢量幅值或者</w:t>
      </w:r>
      <w:r>
        <w:rPr>
          <w:rFonts w:hint="eastAsia"/>
        </w:rPr>
        <w:t>使电压</w:t>
      </w:r>
      <w:r>
        <w:t>幅值</w:t>
      </w:r>
      <w:r>
        <w:rPr>
          <w:rFonts w:hint="eastAsia"/>
        </w:rPr>
        <w:t>出现变化</w:t>
      </w:r>
    </w:p>
  </w:comment>
  <w:comment w:id="60" w:author="冯振东" w:date="2020-03-15T12:19:00Z" w:initials="D">
    <w:p w14:paraId="1C9C9F4E" w14:textId="1B902E3D" w:rsidR="00583626" w:rsidRDefault="00583626">
      <w:pPr>
        <w:pStyle w:val="af6"/>
      </w:pPr>
      <w:r>
        <w:rPr>
          <w:rStyle w:val="af5"/>
        </w:rPr>
        <w:annotationRef/>
      </w:r>
      <w:r>
        <w:rPr>
          <w:rFonts w:hint="eastAsia"/>
        </w:rPr>
        <w:t>表格</w:t>
      </w:r>
      <w:r>
        <w:t>格式</w:t>
      </w:r>
    </w:p>
  </w:comment>
  <w:comment w:id="61" w:author="冯振东" w:date="2020-03-15T12:19:00Z" w:initials="D">
    <w:p w14:paraId="201AC56A" w14:textId="3E143D03" w:rsidR="00583626" w:rsidRDefault="00583626">
      <w:pPr>
        <w:pStyle w:val="af6"/>
      </w:pPr>
      <w:r>
        <w:rPr>
          <w:rStyle w:val="af5"/>
        </w:rPr>
        <w:annotationRef/>
      </w:r>
    </w:p>
  </w:comment>
  <w:comment w:id="68" w:author="冯振东" w:date="2020-03-15T14:53:00Z" w:initials="D">
    <w:p w14:paraId="577913A3" w14:textId="4F3142D7" w:rsidR="00F507ED" w:rsidRDefault="00F507ED">
      <w:pPr>
        <w:pStyle w:val="af6"/>
      </w:pPr>
      <w:r>
        <w:rPr>
          <w:rStyle w:val="af5"/>
        </w:rPr>
        <w:annotationRef/>
      </w:r>
      <w:r>
        <w:rPr>
          <w:rFonts w:hint="eastAsia"/>
        </w:rPr>
        <w:t>神经</w:t>
      </w:r>
      <w:r>
        <w:t>网络</w:t>
      </w:r>
      <w:r>
        <w:rPr>
          <w:rFonts w:hint="eastAsia"/>
        </w:rPr>
        <w:t>和矢量</w:t>
      </w:r>
      <w:r>
        <w:t>控制结合体现不明显</w:t>
      </w:r>
    </w:p>
  </w:comment>
  <w:comment w:id="79" w:author="冯振东" w:date="2020-03-15T12:24:00Z" w:initials="D">
    <w:p w14:paraId="62F5F578" w14:textId="477E0465" w:rsidR="00583626" w:rsidRDefault="00583626">
      <w:pPr>
        <w:pStyle w:val="af6"/>
      </w:pPr>
      <w:r>
        <w:rPr>
          <w:rStyle w:val="af5"/>
        </w:rPr>
        <w:annotationRef/>
      </w:r>
      <w:r>
        <w:rPr>
          <w:rFonts w:hint="eastAsia"/>
        </w:rPr>
        <w:t>错别字</w:t>
      </w:r>
    </w:p>
  </w:comment>
  <w:comment w:id="81" w:author="冯振东" w:date="2020-03-15T12:36:00Z" w:initials="D">
    <w:p w14:paraId="677358C7" w14:textId="6D2E8B4E" w:rsidR="00CD1F6C" w:rsidRDefault="00CD1F6C">
      <w:pPr>
        <w:pStyle w:val="af6"/>
      </w:pPr>
      <w:r>
        <w:rPr>
          <w:rStyle w:val="af5"/>
        </w:rPr>
        <w:annotationRef/>
      </w:r>
      <w:r>
        <w:rPr>
          <w:rFonts w:hint="eastAsia"/>
        </w:rPr>
        <w:t>补偿</w:t>
      </w:r>
      <w:r>
        <w:t>策略</w:t>
      </w:r>
      <w:r>
        <w:rPr>
          <w:rFonts w:hint="eastAsia"/>
        </w:rPr>
        <w:t>体现</w:t>
      </w:r>
    </w:p>
  </w:comment>
  <w:comment w:id="83" w:author="冯振东" w:date="2020-03-15T12:34:00Z" w:initials="D">
    <w:p w14:paraId="25AE5B82" w14:textId="1EE6C45B" w:rsidR="00CD1F6C" w:rsidRDefault="00CD1F6C">
      <w:pPr>
        <w:pStyle w:val="af6"/>
      </w:pPr>
      <w:r>
        <w:rPr>
          <w:rStyle w:val="af5"/>
        </w:rPr>
        <w:annotationRef/>
      </w:r>
      <w:r>
        <w:rPr>
          <w:rFonts w:hint="eastAsia"/>
        </w:rPr>
        <w:t>优化方法实现</w:t>
      </w:r>
    </w:p>
  </w:comment>
  <w:comment w:id="84" w:author="冯振东" w:date="2020-03-15T12:28:00Z" w:initials="D">
    <w:p w14:paraId="4FB742A3" w14:textId="73CAB476" w:rsidR="00583626" w:rsidRPr="00583626" w:rsidRDefault="00583626">
      <w:pPr>
        <w:pStyle w:val="af6"/>
      </w:pPr>
      <w:r>
        <w:rPr>
          <w:rStyle w:val="af5"/>
        </w:rPr>
        <w:annotationRef/>
      </w:r>
      <w:r>
        <w:rPr>
          <w:rFonts w:hint="eastAsia"/>
        </w:rPr>
        <w:t>仿真结果</w:t>
      </w:r>
      <w:r>
        <w:t>的评判标准说明</w:t>
      </w:r>
      <w:r>
        <w:rPr>
          <w:rFonts w:hint="eastAsia"/>
        </w:rPr>
        <w:t>；</w:t>
      </w:r>
    </w:p>
  </w:comment>
  <w:comment w:id="86" w:author="冯振东" w:date="2020-03-15T12:28:00Z" w:initials="D">
    <w:p w14:paraId="7D299540" w14:textId="24207CF6" w:rsidR="00E01846" w:rsidRDefault="00E01846">
      <w:pPr>
        <w:pStyle w:val="af6"/>
      </w:pPr>
      <w:r>
        <w:rPr>
          <w:rStyle w:val="af5"/>
        </w:rPr>
        <w:annotationRef/>
      </w:r>
      <w:r w:rsidR="00F63470">
        <w:rPr>
          <w:rFonts w:hint="eastAsia"/>
        </w:rPr>
        <w:t>错别字</w:t>
      </w:r>
    </w:p>
  </w:comment>
  <w:comment w:id="88" w:author="冯振东" w:date="2020-03-15T12:29:00Z" w:initials="D">
    <w:p w14:paraId="658DE9E2" w14:textId="10527C90" w:rsidR="00AD2DFE" w:rsidRDefault="00AD2DFE">
      <w:pPr>
        <w:pStyle w:val="af6"/>
      </w:pPr>
      <w:r>
        <w:rPr>
          <w:rStyle w:val="af5"/>
        </w:rPr>
        <w:annotationRef/>
      </w:r>
    </w:p>
  </w:comment>
  <w:comment w:id="100" w:author="冯振东" w:date="2020-03-15T16:54:00Z" w:initials="D">
    <w:p w14:paraId="698511A6" w14:textId="0377E7C6" w:rsidR="00A86416" w:rsidRDefault="00A86416">
      <w:pPr>
        <w:pStyle w:val="af6"/>
      </w:pPr>
      <w:r>
        <w:rPr>
          <w:rStyle w:val="af5"/>
        </w:rPr>
        <w:annotationRef/>
      </w:r>
      <w:r>
        <w:rPr>
          <w:rFonts w:hint="eastAsia"/>
        </w:rPr>
        <w:t>温度</w:t>
      </w:r>
      <w:r>
        <w:t>补偿软件实现</w:t>
      </w:r>
      <w:r w:rsidR="00D60149">
        <w:rPr>
          <w:rFonts w:hint="eastAsia"/>
        </w:rPr>
        <w:t>，</w:t>
      </w:r>
      <w:r w:rsidR="00D60149">
        <w:t>和题目对应</w:t>
      </w:r>
    </w:p>
  </w:comment>
  <w:comment w:id="110" w:author="冯振东" w:date="2020-03-15T12:33:00Z" w:initials="D">
    <w:p w14:paraId="2BC3E2AC" w14:textId="5FFBF8F9" w:rsidR="003749DD" w:rsidRDefault="003749DD">
      <w:pPr>
        <w:pStyle w:val="af6"/>
      </w:pPr>
      <w:r>
        <w:rPr>
          <w:rStyle w:val="af5"/>
        </w:rPr>
        <w:annotationRef/>
      </w:r>
      <w:r>
        <w:rPr>
          <w:rFonts w:hint="eastAsia"/>
        </w:rPr>
        <w:t>结论说明</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7A34E9" w15:done="0"/>
  <w15:commentEx w15:paraId="350DEC3D" w15:done="0"/>
  <w15:commentEx w15:paraId="722CBC52" w15:done="0"/>
  <w15:commentEx w15:paraId="369D73C2" w15:done="0"/>
  <w15:commentEx w15:paraId="4DE1828B" w15:done="0"/>
  <w15:commentEx w15:paraId="516EA707" w15:done="0"/>
  <w15:commentEx w15:paraId="086BFE9B" w15:done="0"/>
  <w15:commentEx w15:paraId="62E7CB58" w15:done="0"/>
  <w15:commentEx w15:paraId="620C802C" w15:done="0"/>
  <w15:commentEx w15:paraId="5DBAF4AE" w15:done="0"/>
  <w15:commentEx w15:paraId="78F8344B" w15:done="0"/>
  <w15:commentEx w15:paraId="5F55A20E" w15:done="0"/>
  <w15:commentEx w15:paraId="7AA886C6" w15:done="0"/>
  <w15:commentEx w15:paraId="27A9BCAD" w15:done="0"/>
  <w15:commentEx w15:paraId="788A38BC" w15:done="0"/>
  <w15:commentEx w15:paraId="6944112B" w15:done="0"/>
  <w15:commentEx w15:paraId="596E9E20" w15:done="0"/>
  <w15:commentEx w15:paraId="4B2E4879" w15:done="0"/>
  <w15:commentEx w15:paraId="2096BD6C" w15:done="0"/>
  <w15:commentEx w15:paraId="07419B6C" w15:done="0"/>
  <w15:commentEx w15:paraId="076CC93E" w15:done="0"/>
  <w15:commentEx w15:paraId="6D4DF23F" w15:done="0"/>
  <w15:commentEx w15:paraId="1594E371" w15:done="0"/>
  <w15:commentEx w15:paraId="23831841" w15:done="0"/>
  <w15:commentEx w15:paraId="0E347A2B" w15:done="0"/>
  <w15:commentEx w15:paraId="1C9C9F4E" w15:done="0"/>
  <w15:commentEx w15:paraId="201AC56A" w15:done="0"/>
  <w15:commentEx w15:paraId="577913A3" w15:done="0"/>
  <w15:commentEx w15:paraId="62F5F578" w15:done="0"/>
  <w15:commentEx w15:paraId="677358C7" w15:done="0"/>
  <w15:commentEx w15:paraId="25AE5B82" w15:done="0"/>
  <w15:commentEx w15:paraId="4FB742A3" w15:done="0"/>
  <w15:commentEx w15:paraId="7D299540" w15:done="0"/>
  <w15:commentEx w15:paraId="658DE9E2" w15:done="0"/>
  <w15:commentEx w15:paraId="698511A6" w15:done="0"/>
  <w15:commentEx w15:paraId="2BC3E2A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77E87" w14:textId="77777777" w:rsidR="003B7EA3" w:rsidRDefault="003B7EA3">
      <w:r>
        <w:separator/>
      </w:r>
    </w:p>
  </w:endnote>
  <w:endnote w:type="continuationSeparator" w:id="0">
    <w:p w14:paraId="4C05F17B" w14:textId="77777777" w:rsidR="003B7EA3" w:rsidRDefault="003B7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altName w:val="STZhongsong"/>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296282"/>
    </w:sdtPr>
    <w:sdtEndPr/>
    <w:sdtContent>
      <w:p w14:paraId="5AEFB619" w14:textId="6AB605A0" w:rsidR="00903C11" w:rsidRDefault="00903C11">
        <w:pPr>
          <w:pStyle w:val="a3"/>
          <w:jc w:val="center"/>
        </w:pPr>
        <w:r>
          <w:fldChar w:fldCharType="begin"/>
        </w:r>
        <w:r>
          <w:instrText>PAGE   \* MERGEFORMAT</w:instrText>
        </w:r>
        <w:r>
          <w:fldChar w:fldCharType="separate"/>
        </w:r>
        <w:r w:rsidR="00CF0B8B" w:rsidRPr="00CF0B8B">
          <w:rPr>
            <w:noProof/>
            <w:lang w:val="zh-CN"/>
          </w:rPr>
          <w:t>4</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36017" w14:textId="77777777" w:rsidR="00903C11" w:rsidRDefault="00903C11">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874372"/>
      <w:docPartObj>
        <w:docPartGallery w:val="Page Numbers (Bottom of Page)"/>
        <w:docPartUnique/>
      </w:docPartObj>
    </w:sdtPr>
    <w:sdtEndPr/>
    <w:sdtContent>
      <w:p w14:paraId="331E7318" w14:textId="4A1FFB6F" w:rsidR="00903C11" w:rsidRDefault="00903C11">
        <w:pPr>
          <w:pStyle w:val="a3"/>
          <w:jc w:val="center"/>
        </w:pPr>
        <w:r>
          <w:fldChar w:fldCharType="begin"/>
        </w:r>
        <w:r>
          <w:instrText>PAGE   \* MERGEFORMAT</w:instrText>
        </w:r>
        <w:r>
          <w:fldChar w:fldCharType="separate"/>
        </w:r>
        <w:r w:rsidR="00CF0B8B" w:rsidRPr="00CF0B8B">
          <w:rPr>
            <w:noProof/>
            <w:lang w:val="zh-CN"/>
          </w:rPr>
          <w:t>III</w:t>
        </w:r>
        <w:r>
          <w:fldChar w:fldCharType="end"/>
        </w:r>
      </w:p>
    </w:sdtContent>
  </w:sdt>
  <w:p w14:paraId="32324074" w14:textId="77777777" w:rsidR="00903C11" w:rsidRDefault="00903C11">
    <w:pPr>
      <w:pStyle w:val="a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778174"/>
      <w:docPartObj>
        <w:docPartGallery w:val="Page Numbers (Bottom of Page)"/>
        <w:docPartUnique/>
      </w:docPartObj>
    </w:sdtPr>
    <w:sdtEndPr/>
    <w:sdtContent>
      <w:p w14:paraId="13AB3B65" w14:textId="562EAD01" w:rsidR="00903C11" w:rsidRDefault="00903C11">
        <w:pPr>
          <w:pStyle w:val="a3"/>
          <w:jc w:val="center"/>
        </w:pPr>
        <w:r>
          <w:fldChar w:fldCharType="begin"/>
        </w:r>
        <w:r>
          <w:instrText>PAGE   \* MERGEFORMAT</w:instrText>
        </w:r>
        <w:r>
          <w:fldChar w:fldCharType="separate"/>
        </w:r>
        <w:r w:rsidR="00CF0B8B" w:rsidRPr="00CF0B8B">
          <w:rPr>
            <w:noProof/>
            <w:lang w:val="zh-CN"/>
          </w:rPr>
          <w:t>3</w:t>
        </w:r>
        <w:r>
          <w:fldChar w:fldCharType="end"/>
        </w:r>
      </w:p>
    </w:sdtContent>
  </w:sdt>
  <w:p w14:paraId="2B124DC9" w14:textId="77777777" w:rsidR="00903C11" w:rsidRDefault="00903C11">
    <w:pPr>
      <w:pStyle w:val="a3"/>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0199"/>
      <w:docPartObj>
        <w:docPartGallery w:val="Page Numbers (Bottom of Page)"/>
        <w:docPartUnique/>
      </w:docPartObj>
    </w:sdtPr>
    <w:sdtEndPr/>
    <w:sdtContent>
      <w:p w14:paraId="6133D33C" w14:textId="459D26AE" w:rsidR="00903C11" w:rsidRDefault="00903C11">
        <w:pPr>
          <w:pStyle w:val="a3"/>
          <w:jc w:val="center"/>
        </w:pPr>
        <w:r>
          <w:fldChar w:fldCharType="begin"/>
        </w:r>
        <w:r>
          <w:instrText>PAGE   \* MERGEFORMAT</w:instrText>
        </w:r>
        <w:r>
          <w:fldChar w:fldCharType="separate"/>
        </w:r>
        <w:r w:rsidR="00CF0B8B" w:rsidRPr="00CF0B8B">
          <w:rPr>
            <w:noProof/>
            <w:lang w:val="zh-CN"/>
          </w:rPr>
          <w:t>13</w:t>
        </w:r>
        <w:r>
          <w:fldChar w:fldCharType="end"/>
        </w:r>
      </w:p>
    </w:sdtContent>
  </w:sdt>
  <w:p w14:paraId="1C3BA035" w14:textId="77777777" w:rsidR="00903C11" w:rsidRDefault="00903C11">
    <w:pPr>
      <w:pStyle w:val="a3"/>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731766"/>
    </w:sdtPr>
    <w:sdtEndPr/>
    <w:sdtContent>
      <w:p w14:paraId="488C165D" w14:textId="1FCE989F" w:rsidR="00903C11" w:rsidRDefault="00903C11">
        <w:pPr>
          <w:pStyle w:val="a3"/>
          <w:jc w:val="center"/>
        </w:pPr>
        <w:r>
          <w:fldChar w:fldCharType="begin"/>
        </w:r>
        <w:r>
          <w:instrText>PAGE   \* MERGEFORMAT</w:instrText>
        </w:r>
        <w:r>
          <w:fldChar w:fldCharType="separate"/>
        </w:r>
        <w:r w:rsidR="00CF0B8B" w:rsidRPr="00CF0B8B">
          <w:rPr>
            <w:noProof/>
            <w:lang w:val="zh-CN"/>
          </w:rPr>
          <w:t>64</w:t>
        </w:r>
        <w: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741243"/>
      <w:docPartObj>
        <w:docPartGallery w:val="Page Numbers (Bottom of Page)"/>
        <w:docPartUnique/>
      </w:docPartObj>
    </w:sdtPr>
    <w:sdtEndPr/>
    <w:sdtContent>
      <w:p w14:paraId="40D290B6" w14:textId="064D0C87" w:rsidR="00903C11" w:rsidRDefault="00903C11">
        <w:pPr>
          <w:pStyle w:val="a3"/>
          <w:jc w:val="center"/>
        </w:pPr>
        <w:r>
          <w:fldChar w:fldCharType="begin"/>
        </w:r>
        <w:r>
          <w:instrText>PAGE   \* MERGEFORMAT</w:instrText>
        </w:r>
        <w:r>
          <w:fldChar w:fldCharType="separate"/>
        </w:r>
        <w:r w:rsidR="00CF0B8B" w:rsidRPr="00CF0B8B">
          <w:rPr>
            <w:noProof/>
            <w:lang w:val="zh-CN"/>
          </w:rPr>
          <w:t>63</w:t>
        </w:r>
        <w:r>
          <w:fldChar w:fldCharType="end"/>
        </w:r>
      </w:p>
    </w:sdtContent>
  </w:sdt>
  <w:p w14:paraId="6906737A" w14:textId="77777777" w:rsidR="00903C11" w:rsidRDefault="00903C11">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55ABA" w14:textId="77777777" w:rsidR="003B7EA3" w:rsidRDefault="003B7EA3">
      <w:r>
        <w:separator/>
      </w:r>
    </w:p>
  </w:footnote>
  <w:footnote w:type="continuationSeparator" w:id="0">
    <w:p w14:paraId="67477D41" w14:textId="77777777" w:rsidR="003B7EA3" w:rsidRDefault="003B7E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5991B" w14:textId="77777777" w:rsidR="00903C11" w:rsidRPr="00217DEF" w:rsidRDefault="00903C11">
    <w:pPr>
      <w:pStyle w:val="af2"/>
      <w:rPr>
        <w:sz w:val="21"/>
        <w:szCs w:val="21"/>
      </w:rPr>
    </w:pPr>
    <w:r w:rsidRPr="00217DEF">
      <w:rPr>
        <w:sz w:val="21"/>
        <w:szCs w:val="21"/>
      </w:rPr>
      <w:t>长安大学硕士学位论文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15F18" w14:textId="77777777" w:rsidR="00903C11" w:rsidRPr="002E6DC4" w:rsidRDefault="00903C11">
    <w:pPr>
      <w:pStyle w:val="af2"/>
      <w:rPr>
        <w:sz w:val="21"/>
        <w:szCs w:val="21"/>
      </w:rPr>
    </w:pPr>
    <w:r w:rsidRPr="002E6DC4">
      <w:rPr>
        <w:sz w:val="21"/>
        <w:szCs w:val="21"/>
      </w:rPr>
      <w:t>第一章</w:t>
    </w:r>
    <w:r w:rsidRPr="002E6DC4">
      <w:rPr>
        <w:rFonts w:hint="eastAsia"/>
        <w:sz w:val="21"/>
        <w:szCs w:val="21"/>
      </w:rPr>
      <w:t xml:space="preserve"> </w:t>
    </w:r>
    <w:r>
      <w:rPr>
        <w:rFonts w:hint="eastAsia"/>
        <w:sz w:val="21"/>
        <w:szCs w:val="21"/>
      </w:rPr>
      <w:t>绪论</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42C10" w14:textId="77777777" w:rsidR="00903C11" w:rsidRPr="00072FF5" w:rsidRDefault="00903C11">
    <w:pPr>
      <w:pStyle w:val="af2"/>
      <w:rPr>
        <w:rFonts w:asciiTheme="minorEastAsia" w:hAnsiTheme="minorEastAsia"/>
        <w:sz w:val="21"/>
        <w:szCs w:val="21"/>
      </w:rPr>
    </w:pPr>
    <w:r w:rsidRPr="00072FF5">
      <w:rPr>
        <w:rFonts w:asciiTheme="minorEastAsia" w:hAnsiTheme="minorEastAsia"/>
        <w:sz w:val="21"/>
        <w:szCs w:val="21"/>
      </w:rPr>
      <w:t>第二章</w:t>
    </w:r>
    <w:r w:rsidRPr="00072FF5">
      <w:rPr>
        <w:rFonts w:asciiTheme="minorEastAsia" w:hAnsiTheme="minorEastAsia" w:hint="eastAsia"/>
        <w:sz w:val="21"/>
        <w:szCs w:val="21"/>
      </w:rPr>
      <w:t xml:space="preserve"> 基于温度扰动的PMSM动态数学模型建立</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FA0E0" w14:textId="77777777" w:rsidR="00903C11" w:rsidRPr="00072FF5" w:rsidRDefault="00903C11">
    <w:pPr>
      <w:pStyle w:val="af2"/>
      <w:rPr>
        <w:rFonts w:asciiTheme="minorEastAsia" w:hAnsiTheme="minorEastAsia"/>
        <w:sz w:val="21"/>
        <w:szCs w:val="21"/>
      </w:rPr>
    </w:pPr>
    <w:r w:rsidRPr="00072FF5">
      <w:rPr>
        <w:rFonts w:asciiTheme="minorEastAsia" w:hAnsiTheme="minorEastAsia"/>
        <w:sz w:val="21"/>
        <w:szCs w:val="21"/>
      </w:rPr>
      <w:t>第</w:t>
    </w:r>
    <w:r>
      <w:rPr>
        <w:rFonts w:asciiTheme="minorEastAsia" w:hAnsiTheme="minorEastAsia" w:hint="eastAsia"/>
        <w:sz w:val="21"/>
        <w:szCs w:val="21"/>
      </w:rPr>
      <w:t>三</w:t>
    </w:r>
    <w:r w:rsidRPr="00072FF5">
      <w:rPr>
        <w:rFonts w:asciiTheme="minorEastAsia" w:hAnsiTheme="minorEastAsia"/>
        <w:sz w:val="21"/>
        <w:szCs w:val="21"/>
      </w:rPr>
      <w:t>章</w:t>
    </w:r>
    <w:r w:rsidRPr="00072FF5">
      <w:rPr>
        <w:rFonts w:asciiTheme="minorEastAsia" w:hAnsiTheme="minorEastAsia" w:hint="eastAsia"/>
        <w:sz w:val="21"/>
        <w:szCs w:val="21"/>
      </w:rPr>
      <w:t xml:space="preserve"> </w:t>
    </w:r>
    <w:r>
      <w:rPr>
        <w:rFonts w:asciiTheme="minorEastAsia" w:hAnsiTheme="minorEastAsia" w:hint="eastAsia"/>
        <w:sz w:val="21"/>
        <w:szCs w:val="21"/>
      </w:rPr>
      <w:t>PMSM控制原理分析与仿真</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32C16" w14:textId="77777777" w:rsidR="00903C11" w:rsidRPr="00072FF5" w:rsidRDefault="00903C11">
    <w:pPr>
      <w:pStyle w:val="af2"/>
      <w:rPr>
        <w:sz w:val="21"/>
        <w:szCs w:val="21"/>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61B5C" w14:textId="77777777" w:rsidR="00903C11" w:rsidRPr="00072FF5" w:rsidRDefault="00903C11">
    <w:pPr>
      <w:pStyle w:val="af2"/>
      <w:rPr>
        <w:rFonts w:asciiTheme="minorEastAsia" w:hAnsiTheme="minorEastAsia"/>
        <w:sz w:val="21"/>
        <w:szCs w:val="21"/>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2B772" w14:textId="77777777" w:rsidR="00903C11" w:rsidRPr="00072FF5" w:rsidRDefault="00903C11">
    <w:pPr>
      <w:pStyle w:val="af2"/>
      <w:rPr>
        <w:rFonts w:asciiTheme="minorEastAsia" w:hAnsiTheme="minorEastAsia"/>
        <w:sz w:val="21"/>
        <w:szCs w:val="21"/>
      </w:rPr>
    </w:pPr>
    <w:r w:rsidRPr="00072FF5">
      <w:rPr>
        <w:rFonts w:asciiTheme="minorEastAsia" w:hAnsiTheme="minorEastAsia"/>
        <w:sz w:val="21"/>
        <w:szCs w:val="21"/>
      </w:rPr>
      <w:t>第</w:t>
    </w:r>
    <w:r>
      <w:rPr>
        <w:rFonts w:asciiTheme="minorEastAsia" w:hAnsiTheme="minorEastAsia" w:hint="eastAsia"/>
        <w:sz w:val="21"/>
        <w:szCs w:val="21"/>
      </w:rPr>
      <w:t>六</w:t>
    </w:r>
    <w:r w:rsidRPr="00072FF5">
      <w:rPr>
        <w:rFonts w:asciiTheme="minorEastAsia" w:hAnsiTheme="minorEastAsia"/>
        <w:sz w:val="21"/>
        <w:szCs w:val="21"/>
      </w:rPr>
      <w:t>章</w:t>
    </w:r>
    <w:r w:rsidRPr="00072FF5">
      <w:rPr>
        <w:rFonts w:asciiTheme="minorEastAsia" w:hAnsiTheme="minorEastAsia" w:hint="eastAsia"/>
        <w:sz w:val="21"/>
        <w:szCs w:val="21"/>
      </w:rPr>
      <w:t xml:space="preserve"> </w:t>
    </w:r>
    <w:r>
      <w:rPr>
        <w:rFonts w:asciiTheme="minorEastAsia" w:hAnsiTheme="minorEastAsia" w:hint="eastAsia"/>
        <w:sz w:val="21"/>
        <w:szCs w:val="21"/>
      </w:rPr>
      <w:t>控制系统软件设计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E4D9D6E"/>
    <w:multiLevelType w:val="multilevel"/>
    <w:tmpl w:val="AE4D9D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7C"/>
    <w:multiLevelType w:val="singleLevel"/>
    <w:tmpl w:val="D71AA858"/>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4D18EA78"/>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D43CB1F6"/>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E4CAD8E8"/>
    <w:lvl w:ilvl="0">
      <w:start w:val="1"/>
      <w:numFmt w:val="decimal"/>
      <w:lvlText w:val="%1."/>
      <w:lvlJc w:val="left"/>
      <w:pPr>
        <w:tabs>
          <w:tab w:val="num" w:pos="780"/>
        </w:tabs>
        <w:ind w:leftChars="200" w:left="780" w:hangingChars="200" w:hanging="360"/>
      </w:pPr>
    </w:lvl>
  </w:abstractNum>
  <w:abstractNum w:abstractNumId="5" w15:restartNumberingAfterBreak="0">
    <w:nsid w:val="FFFFFF88"/>
    <w:multiLevelType w:val="singleLevel"/>
    <w:tmpl w:val="927E82E4"/>
    <w:lvl w:ilvl="0">
      <w:start w:val="1"/>
      <w:numFmt w:val="decimal"/>
      <w:lvlText w:val="%1."/>
      <w:lvlJc w:val="left"/>
      <w:pPr>
        <w:tabs>
          <w:tab w:val="num" w:pos="360"/>
        </w:tabs>
        <w:ind w:left="360" w:hangingChars="200" w:hanging="360"/>
      </w:pPr>
    </w:lvl>
  </w:abstractNum>
  <w:abstractNum w:abstractNumId="6" w15:restartNumberingAfterBreak="0">
    <w:nsid w:val="022A23F6"/>
    <w:multiLevelType w:val="hybridMultilevel"/>
    <w:tmpl w:val="0F14B26A"/>
    <w:lvl w:ilvl="0" w:tplc="5588C0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E543DF"/>
    <w:multiLevelType w:val="hybridMultilevel"/>
    <w:tmpl w:val="9276252A"/>
    <w:lvl w:ilvl="0" w:tplc="BEF07B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056BD0F"/>
    <w:multiLevelType w:val="singleLevel"/>
    <w:tmpl w:val="3056BD0F"/>
    <w:lvl w:ilvl="0">
      <w:start w:val="1"/>
      <w:numFmt w:val="chineseCounting"/>
      <w:suff w:val="space"/>
      <w:lvlText w:val="第%1章"/>
      <w:lvlJc w:val="left"/>
      <w:rPr>
        <w:rFonts w:hint="eastAsia"/>
      </w:rPr>
    </w:lvl>
  </w:abstractNum>
  <w:abstractNum w:abstractNumId="9" w15:restartNumberingAfterBreak="0">
    <w:nsid w:val="43549CDE"/>
    <w:multiLevelType w:val="singleLevel"/>
    <w:tmpl w:val="43549CDE"/>
    <w:lvl w:ilvl="0">
      <w:start w:val="1"/>
      <w:numFmt w:val="decimal"/>
      <w:suff w:val="nothing"/>
      <w:lvlText w:val="（%1）"/>
      <w:lvlJc w:val="left"/>
    </w:lvl>
  </w:abstractNum>
  <w:num w:numId="1">
    <w:abstractNumId w:val="8"/>
  </w:num>
  <w:num w:numId="2">
    <w:abstractNumId w:val="0"/>
  </w:num>
  <w:num w:numId="3">
    <w:abstractNumId w:val="9"/>
  </w:num>
  <w:num w:numId="4">
    <w:abstractNumId w:val="6"/>
  </w:num>
  <w:num w:numId="5">
    <w:abstractNumId w:val="5"/>
  </w:num>
  <w:num w:numId="6">
    <w:abstractNumId w:val="4"/>
  </w:num>
  <w:num w:numId="7">
    <w:abstractNumId w:val="3"/>
  </w:num>
  <w:num w:numId="8">
    <w:abstractNumId w:val="2"/>
  </w:num>
  <w:num w:numId="9">
    <w:abstractNumId w:val="1"/>
  </w:num>
  <w:num w:numId="10">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冯振东">
    <w15:presenceInfo w15:providerId="None" w15:userId="冯振东"/>
  </w15:person>
  <w15:person w15:author="DDQ">
    <w15:presenceInfo w15:providerId="None" w15:userId="DD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11915"/>
    <w:rsid w:val="00016EBD"/>
    <w:rsid w:val="000273D1"/>
    <w:rsid w:val="000350DC"/>
    <w:rsid w:val="000422D9"/>
    <w:rsid w:val="000467F7"/>
    <w:rsid w:val="00046DDF"/>
    <w:rsid w:val="000501FA"/>
    <w:rsid w:val="000508B1"/>
    <w:rsid w:val="00054674"/>
    <w:rsid w:val="000572E1"/>
    <w:rsid w:val="00067C3D"/>
    <w:rsid w:val="00072FF5"/>
    <w:rsid w:val="0007309D"/>
    <w:rsid w:val="00075430"/>
    <w:rsid w:val="000969BD"/>
    <w:rsid w:val="000A6FCC"/>
    <w:rsid w:val="000C158E"/>
    <w:rsid w:val="000D2EA9"/>
    <w:rsid w:val="001108E2"/>
    <w:rsid w:val="00112082"/>
    <w:rsid w:val="00124EE0"/>
    <w:rsid w:val="0014066D"/>
    <w:rsid w:val="0014288D"/>
    <w:rsid w:val="00143AFD"/>
    <w:rsid w:val="001452D0"/>
    <w:rsid w:val="00145953"/>
    <w:rsid w:val="0015000E"/>
    <w:rsid w:val="0015225F"/>
    <w:rsid w:val="001533A0"/>
    <w:rsid w:val="001552A5"/>
    <w:rsid w:val="00173506"/>
    <w:rsid w:val="001745EA"/>
    <w:rsid w:val="00181F18"/>
    <w:rsid w:val="001826BD"/>
    <w:rsid w:val="001A06C9"/>
    <w:rsid w:val="001A5460"/>
    <w:rsid w:val="001B2F5C"/>
    <w:rsid w:val="001B40CF"/>
    <w:rsid w:val="001B6C0E"/>
    <w:rsid w:val="001C4941"/>
    <w:rsid w:val="001C7722"/>
    <w:rsid w:val="001D0B20"/>
    <w:rsid w:val="001E2600"/>
    <w:rsid w:val="001E2CDE"/>
    <w:rsid w:val="00201C60"/>
    <w:rsid w:val="00201E14"/>
    <w:rsid w:val="00206D2A"/>
    <w:rsid w:val="00213D56"/>
    <w:rsid w:val="00217DEF"/>
    <w:rsid w:val="0022368D"/>
    <w:rsid w:val="0022620F"/>
    <w:rsid w:val="00231714"/>
    <w:rsid w:val="00232245"/>
    <w:rsid w:val="0023510B"/>
    <w:rsid w:val="00244E89"/>
    <w:rsid w:val="00245A74"/>
    <w:rsid w:val="00245BB3"/>
    <w:rsid w:val="00246006"/>
    <w:rsid w:val="0025341B"/>
    <w:rsid w:val="002557CB"/>
    <w:rsid w:val="0026201E"/>
    <w:rsid w:val="002666F0"/>
    <w:rsid w:val="002713CC"/>
    <w:rsid w:val="00271B4D"/>
    <w:rsid w:val="002757A0"/>
    <w:rsid w:val="002766F1"/>
    <w:rsid w:val="00282E88"/>
    <w:rsid w:val="002B5A63"/>
    <w:rsid w:val="002B7E4B"/>
    <w:rsid w:val="002C018B"/>
    <w:rsid w:val="002C109F"/>
    <w:rsid w:val="002C1D09"/>
    <w:rsid w:val="002C3CF0"/>
    <w:rsid w:val="002C443F"/>
    <w:rsid w:val="002C780C"/>
    <w:rsid w:val="002D285E"/>
    <w:rsid w:val="002E1E68"/>
    <w:rsid w:val="002E2445"/>
    <w:rsid w:val="002E5333"/>
    <w:rsid w:val="002E6DC4"/>
    <w:rsid w:val="002E7B95"/>
    <w:rsid w:val="002F32CF"/>
    <w:rsid w:val="002F7BDD"/>
    <w:rsid w:val="00300649"/>
    <w:rsid w:val="003048CD"/>
    <w:rsid w:val="003114D6"/>
    <w:rsid w:val="003238F9"/>
    <w:rsid w:val="003263C7"/>
    <w:rsid w:val="00332835"/>
    <w:rsid w:val="00335C71"/>
    <w:rsid w:val="00337768"/>
    <w:rsid w:val="0034241F"/>
    <w:rsid w:val="003528AA"/>
    <w:rsid w:val="00354541"/>
    <w:rsid w:val="00361862"/>
    <w:rsid w:val="003749DD"/>
    <w:rsid w:val="00374F96"/>
    <w:rsid w:val="003775C1"/>
    <w:rsid w:val="0038116F"/>
    <w:rsid w:val="0038310D"/>
    <w:rsid w:val="003B7EA3"/>
    <w:rsid w:val="003C071B"/>
    <w:rsid w:val="003C2499"/>
    <w:rsid w:val="003D18EF"/>
    <w:rsid w:val="003E4256"/>
    <w:rsid w:val="003F227D"/>
    <w:rsid w:val="003F2A57"/>
    <w:rsid w:val="0040040C"/>
    <w:rsid w:val="00402573"/>
    <w:rsid w:val="00407C4E"/>
    <w:rsid w:val="0041505F"/>
    <w:rsid w:val="00415294"/>
    <w:rsid w:val="00426F0C"/>
    <w:rsid w:val="00426F37"/>
    <w:rsid w:val="00432522"/>
    <w:rsid w:val="004345AA"/>
    <w:rsid w:val="004378D6"/>
    <w:rsid w:val="004422E5"/>
    <w:rsid w:val="004431CD"/>
    <w:rsid w:val="004439B1"/>
    <w:rsid w:val="004753A0"/>
    <w:rsid w:val="0048759D"/>
    <w:rsid w:val="00487C8B"/>
    <w:rsid w:val="00495ADD"/>
    <w:rsid w:val="004A1346"/>
    <w:rsid w:val="004A4A50"/>
    <w:rsid w:val="004A78A2"/>
    <w:rsid w:val="004D05F0"/>
    <w:rsid w:val="004D4B04"/>
    <w:rsid w:val="004D78DB"/>
    <w:rsid w:val="004E6D40"/>
    <w:rsid w:val="004F312E"/>
    <w:rsid w:val="004F397C"/>
    <w:rsid w:val="00502BB9"/>
    <w:rsid w:val="00502F9A"/>
    <w:rsid w:val="0051008F"/>
    <w:rsid w:val="005138F3"/>
    <w:rsid w:val="00521FC3"/>
    <w:rsid w:val="005232A0"/>
    <w:rsid w:val="00544528"/>
    <w:rsid w:val="00550E9C"/>
    <w:rsid w:val="00552473"/>
    <w:rsid w:val="00554351"/>
    <w:rsid w:val="005544E0"/>
    <w:rsid w:val="005567E4"/>
    <w:rsid w:val="00556954"/>
    <w:rsid w:val="00566987"/>
    <w:rsid w:val="005677B4"/>
    <w:rsid w:val="00570A65"/>
    <w:rsid w:val="00570F08"/>
    <w:rsid w:val="00576EDC"/>
    <w:rsid w:val="005821BA"/>
    <w:rsid w:val="00583626"/>
    <w:rsid w:val="00587261"/>
    <w:rsid w:val="00587B0A"/>
    <w:rsid w:val="005902F3"/>
    <w:rsid w:val="00591CDE"/>
    <w:rsid w:val="00596395"/>
    <w:rsid w:val="005A3A02"/>
    <w:rsid w:val="005B1B8D"/>
    <w:rsid w:val="005B3DD9"/>
    <w:rsid w:val="005B65CF"/>
    <w:rsid w:val="005C16FD"/>
    <w:rsid w:val="005C1AE8"/>
    <w:rsid w:val="005C1F6E"/>
    <w:rsid w:val="005C5499"/>
    <w:rsid w:val="005D1585"/>
    <w:rsid w:val="005D4C13"/>
    <w:rsid w:val="005F28A9"/>
    <w:rsid w:val="005F389B"/>
    <w:rsid w:val="005F59C1"/>
    <w:rsid w:val="0060263F"/>
    <w:rsid w:val="00612530"/>
    <w:rsid w:val="00613FB9"/>
    <w:rsid w:val="00617DC1"/>
    <w:rsid w:val="00621B2D"/>
    <w:rsid w:val="0063061F"/>
    <w:rsid w:val="0063186F"/>
    <w:rsid w:val="00631E2F"/>
    <w:rsid w:val="00632217"/>
    <w:rsid w:val="00632A22"/>
    <w:rsid w:val="00640364"/>
    <w:rsid w:val="006435C1"/>
    <w:rsid w:val="0065184D"/>
    <w:rsid w:val="00660F13"/>
    <w:rsid w:val="0066284C"/>
    <w:rsid w:val="006641A1"/>
    <w:rsid w:val="0066531C"/>
    <w:rsid w:val="006672F8"/>
    <w:rsid w:val="00670707"/>
    <w:rsid w:val="00672E98"/>
    <w:rsid w:val="0067665F"/>
    <w:rsid w:val="006767E2"/>
    <w:rsid w:val="00680FF4"/>
    <w:rsid w:val="006972B5"/>
    <w:rsid w:val="006A20F0"/>
    <w:rsid w:val="006C3304"/>
    <w:rsid w:val="006D1E40"/>
    <w:rsid w:val="006E2D30"/>
    <w:rsid w:val="006F1307"/>
    <w:rsid w:val="006F5153"/>
    <w:rsid w:val="006F5AE5"/>
    <w:rsid w:val="006F60CD"/>
    <w:rsid w:val="006F66E8"/>
    <w:rsid w:val="00710FEC"/>
    <w:rsid w:val="00714A27"/>
    <w:rsid w:val="00725897"/>
    <w:rsid w:val="00733419"/>
    <w:rsid w:val="00742755"/>
    <w:rsid w:val="00744885"/>
    <w:rsid w:val="00745E46"/>
    <w:rsid w:val="00747DC0"/>
    <w:rsid w:val="007555C3"/>
    <w:rsid w:val="00755CC4"/>
    <w:rsid w:val="007577FA"/>
    <w:rsid w:val="00767F1F"/>
    <w:rsid w:val="00774042"/>
    <w:rsid w:val="0077555D"/>
    <w:rsid w:val="00792815"/>
    <w:rsid w:val="00794823"/>
    <w:rsid w:val="007A5710"/>
    <w:rsid w:val="007B17E0"/>
    <w:rsid w:val="007B1F89"/>
    <w:rsid w:val="007B7A8B"/>
    <w:rsid w:val="007C5C6E"/>
    <w:rsid w:val="007D3EE2"/>
    <w:rsid w:val="007E15B6"/>
    <w:rsid w:val="007E2AB2"/>
    <w:rsid w:val="007E3B7F"/>
    <w:rsid w:val="007F120B"/>
    <w:rsid w:val="007F5D19"/>
    <w:rsid w:val="008015AB"/>
    <w:rsid w:val="00802691"/>
    <w:rsid w:val="00804577"/>
    <w:rsid w:val="00805BFC"/>
    <w:rsid w:val="0081337B"/>
    <w:rsid w:val="008379F9"/>
    <w:rsid w:val="00841D8B"/>
    <w:rsid w:val="00851965"/>
    <w:rsid w:val="00852D4B"/>
    <w:rsid w:val="00865D0B"/>
    <w:rsid w:val="008702AA"/>
    <w:rsid w:val="0087484E"/>
    <w:rsid w:val="008768F2"/>
    <w:rsid w:val="00882AF6"/>
    <w:rsid w:val="00883B97"/>
    <w:rsid w:val="008853AB"/>
    <w:rsid w:val="008975E1"/>
    <w:rsid w:val="008A51CB"/>
    <w:rsid w:val="008B0FAA"/>
    <w:rsid w:val="008C20DD"/>
    <w:rsid w:val="008C262A"/>
    <w:rsid w:val="008C4AAE"/>
    <w:rsid w:val="008D1A6F"/>
    <w:rsid w:val="008D1DEC"/>
    <w:rsid w:val="008D77D0"/>
    <w:rsid w:val="008E5557"/>
    <w:rsid w:val="008E5765"/>
    <w:rsid w:val="008F3996"/>
    <w:rsid w:val="008F4C57"/>
    <w:rsid w:val="008F59C6"/>
    <w:rsid w:val="009005AA"/>
    <w:rsid w:val="009039AE"/>
    <w:rsid w:val="00903C11"/>
    <w:rsid w:val="00943370"/>
    <w:rsid w:val="00943D56"/>
    <w:rsid w:val="009474C7"/>
    <w:rsid w:val="00951CAD"/>
    <w:rsid w:val="009526A8"/>
    <w:rsid w:val="0095286D"/>
    <w:rsid w:val="00954951"/>
    <w:rsid w:val="009630D2"/>
    <w:rsid w:val="00970219"/>
    <w:rsid w:val="009707F6"/>
    <w:rsid w:val="00970DFA"/>
    <w:rsid w:val="0098368C"/>
    <w:rsid w:val="00994127"/>
    <w:rsid w:val="0099493C"/>
    <w:rsid w:val="009A02B2"/>
    <w:rsid w:val="009B5326"/>
    <w:rsid w:val="009C7ADB"/>
    <w:rsid w:val="009D06C8"/>
    <w:rsid w:val="009D6060"/>
    <w:rsid w:val="009E6878"/>
    <w:rsid w:val="009E6BEB"/>
    <w:rsid w:val="009E7E86"/>
    <w:rsid w:val="009F66C3"/>
    <w:rsid w:val="00A00E83"/>
    <w:rsid w:val="00A0335F"/>
    <w:rsid w:val="00A0488E"/>
    <w:rsid w:val="00A1012A"/>
    <w:rsid w:val="00A1552C"/>
    <w:rsid w:val="00A25DA7"/>
    <w:rsid w:val="00A25FCB"/>
    <w:rsid w:val="00A27F18"/>
    <w:rsid w:val="00A307E2"/>
    <w:rsid w:val="00A31A7F"/>
    <w:rsid w:val="00A43320"/>
    <w:rsid w:val="00A43AF8"/>
    <w:rsid w:val="00A453AA"/>
    <w:rsid w:val="00A51529"/>
    <w:rsid w:val="00A52E4C"/>
    <w:rsid w:val="00A53F1C"/>
    <w:rsid w:val="00A674E6"/>
    <w:rsid w:val="00A71FA7"/>
    <w:rsid w:val="00A75343"/>
    <w:rsid w:val="00A85335"/>
    <w:rsid w:val="00A86416"/>
    <w:rsid w:val="00A976AE"/>
    <w:rsid w:val="00A97F42"/>
    <w:rsid w:val="00AA4839"/>
    <w:rsid w:val="00AA64EC"/>
    <w:rsid w:val="00AC2D90"/>
    <w:rsid w:val="00AD2DFE"/>
    <w:rsid w:val="00AE3A73"/>
    <w:rsid w:val="00AE498B"/>
    <w:rsid w:val="00B160A6"/>
    <w:rsid w:val="00B16467"/>
    <w:rsid w:val="00B1769A"/>
    <w:rsid w:val="00B31A54"/>
    <w:rsid w:val="00B32F85"/>
    <w:rsid w:val="00B42DD1"/>
    <w:rsid w:val="00B42F57"/>
    <w:rsid w:val="00B43792"/>
    <w:rsid w:val="00B70EE9"/>
    <w:rsid w:val="00B8539E"/>
    <w:rsid w:val="00B93670"/>
    <w:rsid w:val="00BA053E"/>
    <w:rsid w:val="00BA2CE2"/>
    <w:rsid w:val="00BA4BF3"/>
    <w:rsid w:val="00BA4F89"/>
    <w:rsid w:val="00BB7475"/>
    <w:rsid w:val="00BC4A99"/>
    <w:rsid w:val="00BD021E"/>
    <w:rsid w:val="00BD1080"/>
    <w:rsid w:val="00BF1AE8"/>
    <w:rsid w:val="00BF7781"/>
    <w:rsid w:val="00C05A73"/>
    <w:rsid w:val="00C0743B"/>
    <w:rsid w:val="00C17B8C"/>
    <w:rsid w:val="00C27BFE"/>
    <w:rsid w:val="00C328DF"/>
    <w:rsid w:val="00C3669D"/>
    <w:rsid w:val="00C378CB"/>
    <w:rsid w:val="00C422A6"/>
    <w:rsid w:val="00C433B6"/>
    <w:rsid w:val="00C43EFC"/>
    <w:rsid w:val="00C63C0F"/>
    <w:rsid w:val="00C63EFB"/>
    <w:rsid w:val="00C640C2"/>
    <w:rsid w:val="00C76853"/>
    <w:rsid w:val="00C86913"/>
    <w:rsid w:val="00C8701E"/>
    <w:rsid w:val="00C92174"/>
    <w:rsid w:val="00CA126A"/>
    <w:rsid w:val="00CA5C5B"/>
    <w:rsid w:val="00CC3259"/>
    <w:rsid w:val="00CD083A"/>
    <w:rsid w:val="00CD133F"/>
    <w:rsid w:val="00CD1F6C"/>
    <w:rsid w:val="00CD27B3"/>
    <w:rsid w:val="00CE30A8"/>
    <w:rsid w:val="00CE430B"/>
    <w:rsid w:val="00CF0B8B"/>
    <w:rsid w:val="00D00A91"/>
    <w:rsid w:val="00D03515"/>
    <w:rsid w:val="00D12BC0"/>
    <w:rsid w:val="00D14CA4"/>
    <w:rsid w:val="00D27AB6"/>
    <w:rsid w:val="00D330E6"/>
    <w:rsid w:val="00D3625C"/>
    <w:rsid w:val="00D5336A"/>
    <w:rsid w:val="00D53620"/>
    <w:rsid w:val="00D55D59"/>
    <w:rsid w:val="00D5682A"/>
    <w:rsid w:val="00D60149"/>
    <w:rsid w:val="00D62049"/>
    <w:rsid w:val="00D64D03"/>
    <w:rsid w:val="00D707E4"/>
    <w:rsid w:val="00D71674"/>
    <w:rsid w:val="00D725DF"/>
    <w:rsid w:val="00D758F1"/>
    <w:rsid w:val="00D82E00"/>
    <w:rsid w:val="00D85AD2"/>
    <w:rsid w:val="00D97DF9"/>
    <w:rsid w:val="00DA32D2"/>
    <w:rsid w:val="00DA6037"/>
    <w:rsid w:val="00DB197A"/>
    <w:rsid w:val="00DB534F"/>
    <w:rsid w:val="00DC0129"/>
    <w:rsid w:val="00DD3B5D"/>
    <w:rsid w:val="00DD6074"/>
    <w:rsid w:val="00DE3A3B"/>
    <w:rsid w:val="00DE6257"/>
    <w:rsid w:val="00DF2265"/>
    <w:rsid w:val="00DF5961"/>
    <w:rsid w:val="00E01846"/>
    <w:rsid w:val="00E02BBE"/>
    <w:rsid w:val="00E03985"/>
    <w:rsid w:val="00E22D0E"/>
    <w:rsid w:val="00E23B93"/>
    <w:rsid w:val="00E31192"/>
    <w:rsid w:val="00E31FB3"/>
    <w:rsid w:val="00E35E8C"/>
    <w:rsid w:val="00E3741B"/>
    <w:rsid w:val="00E412CA"/>
    <w:rsid w:val="00E522DC"/>
    <w:rsid w:val="00E5244A"/>
    <w:rsid w:val="00E607F3"/>
    <w:rsid w:val="00E739E0"/>
    <w:rsid w:val="00E80FED"/>
    <w:rsid w:val="00E81179"/>
    <w:rsid w:val="00E81AA8"/>
    <w:rsid w:val="00E82D0C"/>
    <w:rsid w:val="00E82FF6"/>
    <w:rsid w:val="00E841D8"/>
    <w:rsid w:val="00E85521"/>
    <w:rsid w:val="00E85605"/>
    <w:rsid w:val="00E8572E"/>
    <w:rsid w:val="00EA4DB5"/>
    <w:rsid w:val="00EB4A90"/>
    <w:rsid w:val="00EC00AD"/>
    <w:rsid w:val="00EC242A"/>
    <w:rsid w:val="00ED321C"/>
    <w:rsid w:val="00ED5F88"/>
    <w:rsid w:val="00EE6607"/>
    <w:rsid w:val="00EF53EC"/>
    <w:rsid w:val="00F00471"/>
    <w:rsid w:val="00F03785"/>
    <w:rsid w:val="00F03989"/>
    <w:rsid w:val="00F0527E"/>
    <w:rsid w:val="00F24EEE"/>
    <w:rsid w:val="00F2637E"/>
    <w:rsid w:val="00F4789A"/>
    <w:rsid w:val="00F507ED"/>
    <w:rsid w:val="00F526B8"/>
    <w:rsid w:val="00F579C9"/>
    <w:rsid w:val="00F6057F"/>
    <w:rsid w:val="00F62F3E"/>
    <w:rsid w:val="00F63470"/>
    <w:rsid w:val="00F73B1B"/>
    <w:rsid w:val="00F75F51"/>
    <w:rsid w:val="00F81018"/>
    <w:rsid w:val="00F835C9"/>
    <w:rsid w:val="00F91945"/>
    <w:rsid w:val="00F95769"/>
    <w:rsid w:val="00FA4A33"/>
    <w:rsid w:val="00FA52AF"/>
    <w:rsid w:val="00FC1D60"/>
    <w:rsid w:val="00FC1E9F"/>
    <w:rsid w:val="00FC2F4A"/>
    <w:rsid w:val="00FC5ACC"/>
    <w:rsid w:val="00FD5B87"/>
    <w:rsid w:val="00FE5CC5"/>
    <w:rsid w:val="00FF0F0C"/>
    <w:rsid w:val="15DD61BC"/>
    <w:rsid w:val="1F842055"/>
    <w:rsid w:val="489466A9"/>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0D463D"/>
  <w15:docId w15:val="{6E4286C4-B923-471C-AF02-F172B760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Balloon Text"/>
    <w:basedOn w:val="a"/>
    <w:link w:val="a6"/>
    <w:rsid w:val="00CE30A8"/>
    <w:rPr>
      <w:sz w:val="18"/>
      <w:szCs w:val="18"/>
    </w:rPr>
  </w:style>
  <w:style w:type="character" w:customStyle="1" w:styleId="a6">
    <w:name w:val="批注框文本 字符"/>
    <w:basedOn w:val="a0"/>
    <w:link w:val="a5"/>
    <w:rsid w:val="00CE30A8"/>
    <w:rPr>
      <w:rFonts w:asciiTheme="minorHAnsi" w:eastAsiaTheme="minorEastAsia" w:hAnsiTheme="minorHAnsi" w:cstheme="minorBidi"/>
      <w:kern w:val="2"/>
      <w:sz w:val="18"/>
      <w:szCs w:val="18"/>
    </w:rPr>
  </w:style>
  <w:style w:type="character" w:styleId="a7">
    <w:name w:val="Placeholder Text"/>
    <w:basedOn w:val="a0"/>
    <w:uiPriority w:val="99"/>
    <w:unhideWhenUsed/>
    <w:rsid w:val="00CE30A8"/>
    <w:rPr>
      <w:color w:val="808080"/>
    </w:rPr>
  </w:style>
  <w:style w:type="paragraph" w:styleId="a8">
    <w:name w:val="List Paragraph"/>
    <w:basedOn w:val="a"/>
    <w:uiPriority w:val="99"/>
    <w:unhideWhenUsed/>
    <w:rsid w:val="00E82FF6"/>
    <w:pPr>
      <w:ind w:firstLineChars="200" w:firstLine="420"/>
    </w:pPr>
  </w:style>
  <w:style w:type="paragraph" w:styleId="a9">
    <w:name w:val="Title"/>
    <w:basedOn w:val="a"/>
    <w:next w:val="a"/>
    <w:link w:val="aa"/>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rsid w:val="00C433B6"/>
    <w:rPr>
      <w:rFonts w:asciiTheme="majorHAnsi" w:hAnsiTheme="majorHAnsi" w:cstheme="majorBidi"/>
      <w:b/>
      <w:bCs/>
      <w:kern w:val="2"/>
      <w:sz w:val="32"/>
      <w:szCs w:val="32"/>
    </w:rPr>
  </w:style>
  <w:style w:type="table" w:styleId="ab">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nhideWhenUsed/>
    <w:qFormat/>
    <w:rsid w:val="00725897"/>
    <w:rPr>
      <w:rFonts w:asciiTheme="majorHAnsi" w:eastAsia="黑体" w:hAnsiTheme="majorHAnsi" w:cstheme="majorBidi"/>
      <w:sz w:val="20"/>
      <w:szCs w:val="20"/>
    </w:rPr>
  </w:style>
  <w:style w:type="paragraph" w:customStyle="1" w:styleId="ad">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e">
    <w:name w:val="line number"/>
    <w:basedOn w:val="a0"/>
    <w:rsid w:val="00587B0A"/>
  </w:style>
  <w:style w:type="paragraph" w:styleId="af">
    <w:name w:val="Date"/>
    <w:basedOn w:val="a"/>
    <w:next w:val="a"/>
    <w:link w:val="af0"/>
    <w:rsid w:val="007D3EE2"/>
    <w:pPr>
      <w:ind w:leftChars="2500" w:left="100"/>
    </w:pPr>
  </w:style>
  <w:style w:type="character" w:customStyle="1" w:styleId="af0">
    <w:name w:val="日期 字符"/>
    <w:basedOn w:val="a0"/>
    <w:link w:val="af"/>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217DEF"/>
    <w:pPr>
      <w:tabs>
        <w:tab w:val="right" w:leader="dot" w:pos="8296"/>
      </w:tabs>
      <w:spacing w:line="360" w:lineRule="auto"/>
      <w:ind w:leftChars="200" w:left="420"/>
    </w:pPr>
  </w:style>
  <w:style w:type="paragraph" w:styleId="30">
    <w:name w:val="toc 3"/>
    <w:basedOn w:val="a"/>
    <w:next w:val="a"/>
    <w:autoRedefine/>
    <w:uiPriority w:val="39"/>
    <w:rsid w:val="00B70EE9"/>
    <w:pPr>
      <w:ind w:leftChars="400" w:left="840"/>
    </w:pPr>
  </w:style>
  <w:style w:type="character" w:styleId="af1">
    <w:name w:val="Hyperlink"/>
    <w:basedOn w:val="a0"/>
    <w:uiPriority w:val="99"/>
    <w:unhideWhenUsed/>
    <w:rsid w:val="00B70EE9"/>
    <w:rPr>
      <w:color w:val="0563C1" w:themeColor="hyperlink"/>
      <w:u w:val="single"/>
    </w:rPr>
  </w:style>
  <w:style w:type="paragraph" w:styleId="af2">
    <w:name w:val="header"/>
    <w:basedOn w:val="a"/>
    <w:link w:val="af3"/>
    <w:uiPriority w:val="99"/>
    <w:rsid w:val="00C0743B"/>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0"/>
    <w:link w:val="af2"/>
    <w:uiPriority w:val="99"/>
    <w:rsid w:val="00C0743B"/>
    <w:rPr>
      <w:rFonts w:asciiTheme="minorHAnsi" w:eastAsiaTheme="minorEastAsia" w:hAnsiTheme="minorHAnsi" w:cstheme="minorBidi"/>
      <w:kern w:val="2"/>
      <w:sz w:val="18"/>
      <w:szCs w:val="18"/>
    </w:rPr>
  </w:style>
  <w:style w:type="character" w:customStyle="1" w:styleId="a4">
    <w:name w:val="页脚 字符"/>
    <w:basedOn w:val="a0"/>
    <w:link w:val="a3"/>
    <w:uiPriority w:val="99"/>
    <w:rsid w:val="006A20F0"/>
    <w:rPr>
      <w:rFonts w:asciiTheme="minorHAnsi" w:eastAsiaTheme="minorEastAsia" w:hAnsiTheme="minorHAnsi" w:cstheme="minorBidi"/>
      <w:kern w:val="2"/>
      <w:sz w:val="18"/>
      <w:szCs w:val="18"/>
    </w:rPr>
  </w:style>
  <w:style w:type="paragraph" w:styleId="af4">
    <w:name w:val="Revision"/>
    <w:hidden/>
    <w:uiPriority w:val="99"/>
    <w:unhideWhenUsed/>
    <w:rsid w:val="00F03989"/>
    <w:rPr>
      <w:rFonts w:asciiTheme="minorHAnsi" w:eastAsiaTheme="minorEastAsia" w:hAnsiTheme="minorHAnsi" w:cstheme="minorBidi"/>
      <w:kern w:val="2"/>
      <w:sz w:val="21"/>
      <w:szCs w:val="22"/>
    </w:rPr>
  </w:style>
  <w:style w:type="character" w:styleId="af5">
    <w:name w:val="annotation reference"/>
    <w:basedOn w:val="a0"/>
    <w:semiHidden/>
    <w:unhideWhenUsed/>
    <w:rsid w:val="00F03989"/>
    <w:rPr>
      <w:sz w:val="21"/>
      <w:szCs w:val="21"/>
    </w:rPr>
  </w:style>
  <w:style w:type="paragraph" w:styleId="af6">
    <w:name w:val="annotation text"/>
    <w:basedOn w:val="a"/>
    <w:link w:val="af7"/>
    <w:semiHidden/>
    <w:unhideWhenUsed/>
    <w:rsid w:val="00F03989"/>
    <w:pPr>
      <w:jc w:val="left"/>
    </w:pPr>
  </w:style>
  <w:style w:type="character" w:customStyle="1" w:styleId="af7">
    <w:name w:val="批注文字 字符"/>
    <w:basedOn w:val="a0"/>
    <w:link w:val="af6"/>
    <w:semiHidden/>
    <w:rsid w:val="00F03989"/>
    <w:rPr>
      <w:rFonts w:asciiTheme="minorHAnsi" w:eastAsiaTheme="minorEastAsia" w:hAnsiTheme="minorHAnsi" w:cstheme="minorBidi"/>
      <w:kern w:val="2"/>
      <w:sz w:val="21"/>
      <w:szCs w:val="22"/>
    </w:rPr>
  </w:style>
  <w:style w:type="paragraph" w:styleId="af8">
    <w:name w:val="annotation subject"/>
    <w:basedOn w:val="af6"/>
    <w:next w:val="af6"/>
    <w:link w:val="af9"/>
    <w:semiHidden/>
    <w:unhideWhenUsed/>
    <w:rsid w:val="00F03989"/>
    <w:rPr>
      <w:b/>
      <w:bCs/>
    </w:rPr>
  </w:style>
  <w:style w:type="character" w:customStyle="1" w:styleId="af9">
    <w:name w:val="批注主题 字符"/>
    <w:basedOn w:val="af7"/>
    <w:link w:val="af8"/>
    <w:semiHidden/>
    <w:rsid w:val="00F03989"/>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package" Target="embeddings/Microsoft_Visio___21.vsdx"/><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package" Target="embeddings/Microsoft_Visio___10.vsdx"/><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image" Target="media/image53.emf"/><Relationship Id="rId112" Type="http://schemas.openxmlformats.org/officeDocument/2006/relationships/image" Target="media/image68.emf"/><Relationship Id="rId16" Type="http://schemas.openxmlformats.org/officeDocument/2006/relationships/footer" Target="footer3.xml"/><Relationship Id="rId107" Type="http://schemas.openxmlformats.org/officeDocument/2006/relationships/package" Target="embeddings/Microsoft_Visio___16.vsdx"/><Relationship Id="rId11" Type="http://schemas.openxmlformats.org/officeDocument/2006/relationships/comments" Target="comments.xml"/><Relationship Id="rId32" Type="http://schemas.openxmlformats.org/officeDocument/2006/relationships/image" Target="media/image11.png"/><Relationship Id="rId37" Type="http://schemas.openxmlformats.org/officeDocument/2006/relationships/package" Target="embeddings/Microsoft_Visio___5.vsdx"/><Relationship Id="rId53" Type="http://schemas.openxmlformats.org/officeDocument/2006/relationships/image" Target="media/image24.png"/><Relationship Id="rId58" Type="http://schemas.openxmlformats.org/officeDocument/2006/relationships/image" Target="media/image27.emf"/><Relationship Id="rId74" Type="http://schemas.openxmlformats.org/officeDocument/2006/relationships/image" Target="media/image42.png"/><Relationship Id="rId79" Type="http://schemas.microsoft.com/office/2007/relationships/hdphoto" Target="media/hdphoto2.wdp"/><Relationship Id="rId102" Type="http://schemas.openxmlformats.org/officeDocument/2006/relationships/header" Target="header6.xml"/><Relationship Id="rId5" Type="http://schemas.openxmlformats.org/officeDocument/2006/relationships/settings" Target="settings.xml"/><Relationship Id="rId90" Type="http://schemas.openxmlformats.org/officeDocument/2006/relationships/image" Target="media/image54.emf"/><Relationship Id="rId95" Type="http://schemas.openxmlformats.org/officeDocument/2006/relationships/image" Target="media/image59.emf"/><Relationship Id="rId22" Type="http://schemas.openxmlformats.org/officeDocument/2006/relationships/package" Target="embeddings/Microsoft_Visio___.vsdx"/><Relationship Id="rId27" Type="http://schemas.openxmlformats.org/officeDocument/2006/relationships/package" Target="embeddings/Microsoft_Visio___2.vsdx"/><Relationship Id="rId43" Type="http://schemas.openxmlformats.org/officeDocument/2006/relationships/package" Target="embeddings/Microsoft_Visio___8.vsdx"/><Relationship Id="rId48" Type="http://schemas.openxmlformats.org/officeDocument/2006/relationships/image" Target="media/image19.emf"/><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package" Target="embeddings/Microsoft_Visio___19.vsdx"/><Relationship Id="rId118" Type="http://schemas.openxmlformats.org/officeDocument/2006/relationships/header" Target="header7.xml"/><Relationship Id="rId80" Type="http://schemas.openxmlformats.org/officeDocument/2006/relationships/image" Target="media/image46.png"/><Relationship Id="rId85" Type="http://schemas.openxmlformats.org/officeDocument/2006/relationships/image" Target="media/image50.png"/><Relationship Id="rId12" Type="http://schemas.microsoft.com/office/2011/relationships/commentsExtended" Target="commentsExtended.xml"/><Relationship Id="rId17" Type="http://schemas.openxmlformats.org/officeDocument/2006/relationships/header" Target="header2.xml"/><Relationship Id="rId33" Type="http://schemas.openxmlformats.org/officeDocument/2006/relationships/image" Target="media/image12.png"/><Relationship Id="rId38" Type="http://schemas.openxmlformats.org/officeDocument/2006/relationships/image" Target="media/image14.emf"/><Relationship Id="rId59" Type="http://schemas.openxmlformats.org/officeDocument/2006/relationships/image" Target="media/image28.emf"/><Relationship Id="rId103" Type="http://schemas.openxmlformats.org/officeDocument/2006/relationships/footer" Target="footer6.xml"/><Relationship Id="rId108" Type="http://schemas.openxmlformats.org/officeDocument/2006/relationships/image" Target="media/image66.emf"/><Relationship Id="rId54" Type="http://schemas.openxmlformats.org/officeDocument/2006/relationships/image" Target="media/image25.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5.emf"/><Relationship Id="rId96"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image" Target="media/image69.emf"/><Relationship Id="rId119" Type="http://schemas.openxmlformats.org/officeDocument/2006/relationships/footer" Target="footer7.xml"/><Relationship Id="rId44" Type="http://schemas.openxmlformats.org/officeDocument/2006/relationships/image" Target="media/image17.emf"/><Relationship Id="rId60" Type="http://schemas.openxmlformats.org/officeDocument/2006/relationships/package" Target="embeddings/Microsoft_Visio___12.vsdx"/><Relationship Id="rId65" Type="http://schemas.openxmlformats.org/officeDocument/2006/relationships/image" Target="media/image33.png"/><Relationship Id="rId81" Type="http://schemas.microsoft.com/office/2007/relationships/hdphoto" Target="media/hdphoto3.wdp"/><Relationship Id="rId86" Type="http://schemas.openxmlformats.org/officeDocument/2006/relationships/image" Target="media/image51.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package" Target="embeddings/Microsoft_Visio___6.vsdx"/><Relationship Id="rId109" Type="http://schemas.openxmlformats.org/officeDocument/2006/relationships/package" Target="embeddings/Microsoft_Visio___17.vsdx"/><Relationship Id="rId34" Type="http://schemas.openxmlformats.org/officeDocument/2006/relationships/header" Target="header3.xml"/><Relationship Id="rId50" Type="http://schemas.openxmlformats.org/officeDocument/2006/relationships/image" Target="media/image21.emf"/><Relationship Id="rId55" Type="http://schemas.openxmlformats.org/officeDocument/2006/relationships/header" Target="header4.xml"/><Relationship Id="rId76" Type="http://schemas.openxmlformats.org/officeDocument/2006/relationships/image" Target="media/image44.png"/><Relationship Id="rId97" Type="http://schemas.openxmlformats.org/officeDocument/2006/relationships/package" Target="embeddings/Microsoft_Visio___14.vsdx"/><Relationship Id="rId104" Type="http://schemas.openxmlformats.org/officeDocument/2006/relationships/image" Target="media/image64.emf"/><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56.emf"/><Relationship Id="rId2" Type="http://schemas.openxmlformats.org/officeDocument/2006/relationships/customXml" Target="../customXml/item2.xml"/><Relationship Id="rId29" Type="http://schemas.openxmlformats.org/officeDocument/2006/relationships/package" Target="embeddings/Microsoft_Visio___3.vsdx"/><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package" Target="embeddings/Microsoft_Visio___9.vsdx"/><Relationship Id="rId66" Type="http://schemas.openxmlformats.org/officeDocument/2006/relationships/image" Target="media/image34.png"/><Relationship Id="rId87" Type="http://schemas.openxmlformats.org/officeDocument/2006/relationships/package" Target="embeddings/Microsoft_Visio___13.vsdx"/><Relationship Id="rId110" Type="http://schemas.openxmlformats.org/officeDocument/2006/relationships/image" Target="media/image67.emf"/><Relationship Id="rId115" Type="http://schemas.openxmlformats.org/officeDocument/2006/relationships/package" Target="embeddings/Microsoft_Visio___20.vsdx"/><Relationship Id="rId61" Type="http://schemas.openxmlformats.org/officeDocument/2006/relationships/image" Target="media/image29.png"/><Relationship Id="rId82" Type="http://schemas.openxmlformats.org/officeDocument/2006/relationships/image" Target="media/image47.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0.emf"/><Relationship Id="rId35" Type="http://schemas.openxmlformats.org/officeDocument/2006/relationships/footer" Target="footer5.xml"/><Relationship Id="rId56" Type="http://schemas.openxmlformats.org/officeDocument/2006/relationships/image" Target="media/image26.emf"/><Relationship Id="rId77" Type="http://schemas.microsoft.com/office/2007/relationships/hdphoto" Target="media/hdphoto1.wdp"/><Relationship Id="rId100" Type="http://schemas.openxmlformats.org/officeDocument/2006/relationships/image" Target="media/image63.emf"/><Relationship Id="rId105" Type="http://schemas.openxmlformats.org/officeDocument/2006/relationships/package" Target="embeddings/Microsoft_Visio___15.vsdx"/><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40.png"/><Relationship Id="rId93" Type="http://schemas.openxmlformats.org/officeDocument/2006/relationships/image" Target="media/image57.emf"/><Relationship Id="rId98" Type="http://schemas.openxmlformats.org/officeDocument/2006/relationships/image" Target="media/image61.emf"/><Relationship Id="rId121" Type="http://schemas.microsoft.com/office/2011/relationships/people" Target="people.xml"/><Relationship Id="rId3" Type="http://schemas.openxmlformats.org/officeDocument/2006/relationships/numbering" Target="numbering.xml"/><Relationship Id="rId25" Type="http://schemas.openxmlformats.org/officeDocument/2006/relationships/package" Target="embeddings/Microsoft_Visio___1.vsdx"/><Relationship Id="rId46" Type="http://schemas.openxmlformats.org/officeDocument/2006/relationships/image" Target="media/image18.emf"/><Relationship Id="rId67" Type="http://schemas.openxmlformats.org/officeDocument/2006/relationships/image" Target="media/image35.png"/><Relationship Id="rId116" Type="http://schemas.openxmlformats.org/officeDocument/2006/relationships/image" Target="media/image70.emf"/><Relationship Id="rId20" Type="http://schemas.openxmlformats.org/officeDocument/2006/relationships/image" Target="media/image4.PNG"/><Relationship Id="rId41" Type="http://schemas.openxmlformats.org/officeDocument/2006/relationships/package" Target="embeddings/Microsoft_Visio___7.vsdx"/><Relationship Id="rId62" Type="http://schemas.openxmlformats.org/officeDocument/2006/relationships/image" Target="media/image30.png"/><Relationship Id="rId83" Type="http://schemas.openxmlformats.org/officeDocument/2006/relationships/image" Target="media/image48.png"/><Relationship Id="rId88" Type="http://schemas.openxmlformats.org/officeDocument/2006/relationships/image" Target="media/image52.emf"/><Relationship Id="rId111" Type="http://schemas.openxmlformats.org/officeDocument/2006/relationships/package" Target="embeddings/Microsoft_Visio___18.vsdx"/><Relationship Id="rId15" Type="http://schemas.openxmlformats.org/officeDocument/2006/relationships/footer" Target="footer2.xml"/><Relationship Id="rId36" Type="http://schemas.openxmlformats.org/officeDocument/2006/relationships/image" Target="media/image13.emf"/><Relationship Id="rId57" Type="http://schemas.openxmlformats.org/officeDocument/2006/relationships/package" Target="embeddings/Microsoft_Visio___11.vsdx"/><Relationship Id="rId106" Type="http://schemas.openxmlformats.org/officeDocument/2006/relationships/image" Target="media/image65.emf"/><Relationship Id="rId10" Type="http://schemas.openxmlformats.org/officeDocument/2006/relationships/image" Target="media/image2.jpeg"/><Relationship Id="rId31" Type="http://schemas.openxmlformats.org/officeDocument/2006/relationships/package" Target="embeddings/Microsoft_Visio___4.vsdx"/><Relationship Id="rId52" Type="http://schemas.openxmlformats.org/officeDocument/2006/relationships/image" Target="media/image23.png"/><Relationship Id="rId73" Type="http://schemas.openxmlformats.org/officeDocument/2006/relationships/image" Target="media/image41.png"/><Relationship Id="rId78" Type="http://schemas.openxmlformats.org/officeDocument/2006/relationships/image" Target="media/image45.png"/><Relationship Id="rId94" Type="http://schemas.openxmlformats.org/officeDocument/2006/relationships/image" Target="media/image58.PNG"/><Relationship Id="rId99" Type="http://schemas.openxmlformats.org/officeDocument/2006/relationships/image" Target="media/image62.emf"/><Relationship Id="rId101" Type="http://schemas.openxmlformats.org/officeDocument/2006/relationships/header" Target="header5.xm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BAC17B-6A22-4575-B13E-AF8CE49DF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8002</TotalTime>
  <Pages>1</Pages>
  <Words>6625</Words>
  <Characters>37768</Characters>
  <Application>Microsoft Office Word</Application>
  <DocSecurity>0</DocSecurity>
  <Lines>314</Lines>
  <Paragraphs>88</Paragraphs>
  <ScaleCrop>false</ScaleCrop>
  <Company>china</Company>
  <LinksUpToDate>false</LinksUpToDate>
  <CharactersWithSpaces>44305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dream,my hand.</dc:creator>
  <cp:keywords/>
  <dc:description/>
  <cp:lastModifiedBy>冯振东</cp:lastModifiedBy>
  <cp:revision>65</cp:revision>
  <dcterms:created xsi:type="dcterms:W3CDTF">2019-12-04T03:09:00Z</dcterms:created>
  <dcterms:modified xsi:type="dcterms:W3CDTF">2020-03-16T03:46:00Z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